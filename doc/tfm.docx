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8FD9F" w14:textId="3D9C3BF0" w:rsidR="00C32F95" w:rsidRPr="006F1951" w:rsidRDefault="00C32F95">
      <w:bookmarkStart w:id="0" w:name="_Toc358886322"/>
    </w:p>
    <w:p w14:paraId="7FA672C8" w14:textId="77777777" w:rsidR="00C32F95" w:rsidRPr="00A81495" w:rsidRDefault="00C32F95">
      <w:pPr>
        <w:rPr>
          <w:rFonts w:ascii="Arial" w:eastAsiaTheme="majorEastAsia" w:hAnsi="Arial" w:cs="Arial"/>
          <w:b/>
          <w:bCs/>
          <w:noProof/>
          <w:sz w:val="28"/>
          <w:szCs w:val="28"/>
          <w:lang w:val="es-ES_tradnl"/>
        </w:rPr>
      </w:pPr>
    </w:p>
    <w:p w14:paraId="2F8E6170" w14:textId="77777777" w:rsidR="00A75C47" w:rsidRPr="00A81495" w:rsidRDefault="007155C6" w:rsidP="00091C3E">
      <w:pPr>
        <w:pStyle w:val="cuerpo-tfg"/>
        <w:jc w:val="center"/>
        <w:rPr>
          <w:lang w:val="es-ES_tradnl"/>
        </w:rPr>
      </w:pPr>
      <w:r w:rsidRPr="00A81495">
        <w:rPr>
          <w:noProof/>
          <w:lang w:val="es-ES_tradnl" w:eastAsia="es-ES"/>
        </w:rPr>
        <w:drawing>
          <wp:inline distT="0" distB="0" distL="0" distR="0" wp14:anchorId="7DAAF72C" wp14:editId="22D9597C">
            <wp:extent cx="1406399" cy="1503615"/>
            <wp:effectExtent l="19050" t="0" r="3301" b="0"/>
            <wp:docPr id="5"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8" cstate="print"/>
                    <a:stretch>
                      <a:fillRect/>
                    </a:stretch>
                  </pic:blipFill>
                  <pic:spPr>
                    <a:xfrm>
                      <a:off x="0" y="0"/>
                      <a:ext cx="1414173" cy="1511926"/>
                    </a:xfrm>
                    <a:prstGeom prst="rect">
                      <a:avLst/>
                    </a:prstGeom>
                  </pic:spPr>
                </pic:pic>
              </a:graphicData>
            </a:graphic>
          </wp:inline>
        </w:drawing>
      </w:r>
    </w:p>
    <w:p w14:paraId="043CC60E"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Universidad de Jaén</w:t>
      </w:r>
    </w:p>
    <w:p w14:paraId="2A86BBB0"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Escuela Politécnica Superior de Jaén</w:t>
      </w:r>
    </w:p>
    <w:p w14:paraId="0DDB160C" w14:textId="77777777" w:rsidR="007155C6" w:rsidRPr="00A81495" w:rsidRDefault="007155C6" w:rsidP="00171912">
      <w:pPr>
        <w:spacing w:after="0"/>
        <w:jc w:val="center"/>
        <w:rPr>
          <w:rFonts w:ascii="Arial" w:hAnsi="Arial" w:cs="Arial"/>
          <w:noProof/>
          <w:lang w:val="es-ES_tradnl"/>
        </w:rPr>
      </w:pPr>
      <w:r w:rsidRPr="00A81495">
        <w:rPr>
          <w:rFonts w:ascii="Arial" w:hAnsi="Arial" w:cs="Arial"/>
          <w:noProof/>
          <w:lang w:val="es-ES_tradnl"/>
        </w:rPr>
        <w:t>Departamento de Informática</w:t>
      </w:r>
    </w:p>
    <w:p w14:paraId="28E98C4C" w14:textId="77777777" w:rsidR="007155C6" w:rsidRPr="00A81495" w:rsidRDefault="007155C6" w:rsidP="007155C6">
      <w:pPr>
        <w:jc w:val="center"/>
        <w:rPr>
          <w:rFonts w:ascii="Arial" w:hAnsi="Arial" w:cs="Arial"/>
          <w:noProof/>
          <w:lang w:val="es-ES_tradnl"/>
        </w:rPr>
      </w:pPr>
    </w:p>
    <w:p w14:paraId="22B81375" w14:textId="77777777" w:rsidR="00171912" w:rsidRPr="00A81495" w:rsidRDefault="00171912" w:rsidP="007155C6">
      <w:pPr>
        <w:jc w:val="center"/>
        <w:rPr>
          <w:rFonts w:ascii="Arial" w:hAnsi="Arial" w:cs="Arial"/>
          <w:noProof/>
          <w:lang w:val="es-ES_tradnl"/>
        </w:rPr>
      </w:pPr>
    </w:p>
    <w:p w14:paraId="0ACF2CCC" w14:textId="77777777" w:rsidR="00171912" w:rsidRPr="00A81495" w:rsidRDefault="00171912" w:rsidP="007155C6">
      <w:pPr>
        <w:jc w:val="center"/>
        <w:rPr>
          <w:rFonts w:ascii="Arial" w:hAnsi="Arial" w:cs="Arial"/>
          <w:noProof/>
          <w:lang w:val="es-ES_tradnl"/>
        </w:rPr>
      </w:pPr>
    </w:p>
    <w:p w14:paraId="48F657EA" w14:textId="35A24016" w:rsidR="007155C6" w:rsidRPr="00A81495" w:rsidRDefault="00071BBB" w:rsidP="00C6342F">
      <w:pPr>
        <w:jc w:val="both"/>
        <w:rPr>
          <w:rFonts w:ascii="Arial" w:hAnsi="Arial" w:cs="Arial"/>
          <w:noProof/>
          <w:sz w:val="24"/>
          <w:szCs w:val="24"/>
          <w:lang w:val="es-ES_tradnl"/>
        </w:rPr>
      </w:pPr>
      <w:r w:rsidRPr="00A81495">
        <w:rPr>
          <w:rFonts w:ascii="Arial" w:hAnsi="Arial" w:cs="Arial"/>
          <w:noProof/>
          <w:sz w:val="24"/>
          <w:szCs w:val="24"/>
          <w:lang w:val="es-ES_tradnl"/>
        </w:rPr>
        <w:t xml:space="preserve">Don  </w:t>
      </w:r>
      <w:r w:rsidR="009665D6" w:rsidRPr="00A81495">
        <w:rPr>
          <w:rFonts w:ascii="Arial" w:hAnsi="Arial" w:cs="Arial"/>
          <w:noProof/>
          <w:sz w:val="24"/>
          <w:szCs w:val="24"/>
          <w:lang w:val="es-ES_tradnl"/>
        </w:rPr>
        <w:t>Víctor Manuel Rivas Santos</w:t>
      </w:r>
      <w:r w:rsidRPr="00A81495">
        <w:rPr>
          <w:rFonts w:ascii="Arial" w:hAnsi="Arial" w:cs="Arial"/>
          <w:noProof/>
          <w:sz w:val="24"/>
          <w:szCs w:val="24"/>
          <w:lang w:val="es-ES_tradnl"/>
        </w:rPr>
        <w:t>, tutor</w:t>
      </w:r>
      <w:r w:rsidR="007155C6" w:rsidRPr="00A81495">
        <w:rPr>
          <w:rFonts w:ascii="Arial" w:hAnsi="Arial" w:cs="Arial"/>
          <w:noProof/>
          <w:sz w:val="24"/>
          <w:szCs w:val="24"/>
          <w:lang w:val="es-ES_tradnl"/>
        </w:rPr>
        <w:t xml:space="preserve"> del </w:t>
      </w:r>
      <w:commentRangeStart w:id="1"/>
      <w:r w:rsidR="007155C6" w:rsidRPr="00A81495">
        <w:rPr>
          <w:rFonts w:ascii="Arial" w:hAnsi="Arial" w:cs="Arial"/>
          <w:noProof/>
          <w:sz w:val="24"/>
          <w:szCs w:val="24"/>
          <w:lang w:val="es-ES_tradnl"/>
        </w:rPr>
        <w:t>Proyecto Fin de Carrera</w:t>
      </w:r>
      <w:commentRangeEnd w:id="1"/>
      <w:r w:rsidR="00D427B5">
        <w:rPr>
          <w:rStyle w:val="Refdecomentario"/>
        </w:rPr>
        <w:commentReference w:id="1"/>
      </w:r>
      <w:r w:rsidR="007155C6" w:rsidRPr="00A81495">
        <w:rPr>
          <w:rFonts w:ascii="Arial" w:hAnsi="Arial" w:cs="Arial"/>
          <w:noProof/>
          <w:sz w:val="24"/>
          <w:szCs w:val="24"/>
          <w:lang w:val="es-ES_tradnl"/>
        </w:rPr>
        <w:t xml:space="preserve"> titulado: </w:t>
      </w:r>
      <w:r w:rsidR="009665D6" w:rsidRPr="00D427B5">
        <w:rPr>
          <w:rFonts w:ascii="Arial" w:hAnsi="Arial" w:cs="Arial"/>
          <w:i/>
          <w:iCs/>
          <w:noProof/>
          <w:sz w:val="24"/>
          <w:szCs w:val="24"/>
          <w:lang w:val="es-ES_tradnl"/>
        </w:rPr>
        <w:t>Análisis del kit de herramientas Flutter y desarrollo de un prototipo de aplicación multiplataforma</w:t>
      </w:r>
      <w:r w:rsidR="007155C6" w:rsidRPr="00A81495">
        <w:rPr>
          <w:rFonts w:ascii="Arial" w:hAnsi="Arial" w:cs="Arial"/>
          <w:noProof/>
          <w:sz w:val="24"/>
          <w:szCs w:val="24"/>
          <w:lang w:val="es-ES_tradnl"/>
        </w:rPr>
        <w:t>, que p</w:t>
      </w:r>
      <w:r w:rsidRPr="00A81495">
        <w:rPr>
          <w:rFonts w:ascii="Arial" w:hAnsi="Arial" w:cs="Arial"/>
          <w:noProof/>
          <w:sz w:val="24"/>
          <w:szCs w:val="24"/>
          <w:lang w:val="es-ES_tradnl"/>
        </w:rPr>
        <w:t xml:space="preserve">resenta </w:t>
      </w:r>
      <w:r w:rsidR="009665D6" w:rsidRPr="00A81495">
        <w:rPr>
          <w:rFonts w:ascii="Arial" w:hAnsi="Arial" w:cs="Arial"/>
          <w:noProof/>
          <w:sz w:val="24"/>
          <w:szCs w:val="24"/>
          <w:lang w:val="es-ES_tradnl"/>
        </w:rPr>
        <w:t>Adson Henrique Moreira da Silva</w:t>
      </w:r>
      <w:r w:rsidRPr="00A81495">
        <w:rPr>
          <w:rFonts w:ascii="Arial" w:hAnsi="Arial" w:cs="Arial"/>
          <w:noProof/>
          <w:sz w:val="24"/>
          <w:szCs w:val="24"/>
          <w:lang w:val="es-ES_tradnl"/>
        </w:rPr>
        <w:t>, autoriza</w:t>
      </w:r>
      <w:r w:rsidR="007155C6" w:rsidRPr="00A81495">
        <w:rPr>
          <w:rFonts w:ascii="Arial" w:hAnsi="Arial" w:cs="Arial"/>
          <w:noProof/>
          <w:sz w:val="24"/>
          <w:szCs w:val="24"/>
          <w:lang w:val="es-ES_tradnl"/>
        </w:rPr>
        <w:t xml:space="preserve"> su presentación para defensa y evaluación en la Escuela Politécnica Superior de Jaén.</w:t>
      </w:r>
    </w:p>
    <w:p w14:paraId="2D9782A0" w14:textId="77777777" w:rsidR="007155C6" w:rsidRPr="00A81495" w:rsidRDefault="007155C6" w:rsidP="007155C6">
      <w:pPr>
        <w:rPr>
          <w:rFonts w:ascii="Arial" w:hAnsi="Arial" w:cs="Arial"/>
          <w:noProof/>
          <w:sz w:val="24"/>
          <w:szCs w:val="24"/>
          <w:lang w:val="es-ES_tradnl"/>
        </w:rPr>
      </w:pPr>
    </w:p>
    <w:p w14:paraId="287B0D11" w14:textId="77777777" w:rsidR="007155C6" w:rsidRPr="00A81495" w:rsidRDefault="007155C6" w:rsidP="007155C6">
      <w:pPr>
        <w:rPr>
          <w:rFonts w:ascii="Arial" w:hAnsi="Arial" w:cs="Arial"/>
          <w:noProof/>
          <w:sz w:val="24"/>
          <w:szCs w:val="24"/>
          <w:lang w:val="es-ES_tradnl"/>
        </w:rPr>
      </w:pPr>
    </w:p>
    <w:p w14:paraId="13B10FF5" w14:textId="6E63A02F" w:rsidR="00171912" w:rsidRPr="00A81495" w:rsidRDefault="007155C6" w:rsidP="007155C6">
      <w:pPr>
        <w:jc w:val="center"/>
        <w:rPr>
          <w:rFonts w:ascii="Arial" w:hAnsi="Arial" w:cs="Arial"/>
          <w:noProof/>
          <w:sz w:val="24"/>
          <w:szCs w:val="24"/>
          <w:lang w:val="es-ES_tradnl"/>
        </w:rPr>
      </w:pPr>
      <w:r w:rsidRPr="00A81495">
        <w:rPr>
          <w:rFonts w:ascii="Arial" w:hAnsi="Arial" w:cs="Arial"/>
          <w:noProof/>
          <w:sz w:val="24"/>
          <w:szCs w:val="24"/>
          <w:lang w:val="es-ES_tradnl"/>
        </w:rPr>
        <w:t xml:space="preserve">Jaén, </w:t>
      </w:r>
      <w:commentRangeStart w:id="2"/>
      <w:r w:rsidR="009665D6" w:rsidRPr="00A81495">
        <w:rPr>
          <w:rFonts w:ascii="Arial" w:hAnsi="Arial" w:cs="Arial"/>
          <w:noProof/>
          <w:sz w:val="24"/>
          <w:szCs w:val="24"/>
          <w:lang w:val="es-ES_tradnl"/>
        </w:rPr>
        <w:t>noviembre de 2020</w:t>
      </w:r>
      <w:commentRangeEnd w:id="2"/>
      <w:r w:rsidR="00D427B5">
        <w:rPr>
          <w:rStyle w:val="Refdecomentario"/>
        </w:rPr>
        <w:commentReference w:id="2"/>
      </w:r>
    </w:p>
    <w:p w14:paraId="0ABDE81F" w14:textId="3DD32158" w:rsidR="00171912" w:rsidRPr="00A81495" w:rsidRDefault="00171912" w:rsidP="007155C6">
      <w:pPr>
        <w:jc w:val="center"/>
        <w:rPr>
          <w:rFonts w:ascii="Arial" w:hAnsi="Arial" w:cs="Arial"/>
          <w:noProof/>
          <w:sz w:val="24"/>
          <w:szCs w:val="24"/>
          <w:lang w:val="es-ES_tradnl"/>
        </w:rPr>
      </w:pPr>
    </w:p>
    <w:p w14:paraId="327EB6FE" w14:textId="00167EA8" w:rsidR="00171912" w:rsidRPr="00A81495" w:rsidRDefault="00A81495" w:rsidP="007155C6">
      <w:pPr>
        <w:jc w:val="center"/>
        <w:rPr>
          <w:rFonts w:ascii="Arial" w:hAnsi="Arial" w:cs="Arial"/>
          <w:noProof/>
          <w:sz w:val="24"/>
          <w:szCs w:val="24"/>
          <w:lang w:val="es-ES_tradnl"/>
        </w:rPr>
      </w:pPr>
      <w:r w:rsidRPr="00A81495">
        <w:rPr>
          <w:rFonts w:ascii="Arial" w:hAnsi="Arial" w:cs="Arial"/>
          <w:noProof/>
          <w:sz w:val="24"/>
          <w:szCs w:val="24"/>
          <w:lang w:val="es-ES_tradnl"/>
        </w:rPr>
        <mc:AlternateContent>
          <mc:Choice Requires="wps">
            <w:drawing>
              <wp:anchor distT="0" distB="0" distL="114300" distR="114300" simplePos="0" relativeHeight="251658240" behindDoc="0" locked="0" layoutInCell="1" allowOverlap="1" wp14:anchorId="129F80ED" wp14:editId="1B150AE0">
                <wp:simplePos x="0" y="0"/>
                <wp:positionH relativeFrom="margin">
                  <wp:align>right</wp:align>
                </wp:positionH>
                <wp:positionV relativeFrom="paragraph">
                  <wp:posOffset>9070</wp:posOffset>
                </wp:positionV>
                <wp:extent cx="2722729" cy="1576316"/>
                <wp:effectExtent l="0" t="0" r="0" b="5080"/>
                <wp:wrapNone/>
                <wp:docPr id="7" name="Caixa de Texto 7"/>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D8444F5" w14:textId="1DDA6944" w:rsidR="00D427B5" w:rsidRDefault="00D427B5" w:rsidP="00A81495">
                            <w:pPr>
                              <w:jc w:val="center"/>
                              <w:rPr>
                                <w:rFonts w:ascii="Arial" w:hAnsi="Arial" w:cs="Arial"/>
                                <w:noProof/>
                                <w:sz w:val="24"/>
                                <w:szCs w:val="24"/>
                                <w:lang w:val="pt-BR"/>
                              </w:rPr>
                            </w:pPr>
                            <w:r>
                              <w:rPr>
                                <w:rFonts w:ascii="Arial" w:hAnsi="Arial" w:cs="Arial"/>
                                <w:noProof/>
                                <w:sz w:val="24"/>
                                <w:szCs w:val="24"/>
                              </w:rPr>
                              <w:t>El tutor:</w:t>
                            </w:r>
                          </w:p>
                          <w:p w14:paraId="4656369C" w14:textId="77777777" w:rsidR="00D427B5" w:rsidRDefault="00D427B5" w:rsidP="00A81495">
                            <w:pPr>
                              <w:jc w:val="center"/>
                              <w:rPr>
                                <w:rFonts w:ascii="Arial" w:hAnsi="Arial" w:cs="Arial"/>
                                <w:noProof/>
                                <w:sz w:val="24"/>
                                <w:szCs w:val="24"/>
                                <w:lang w:val="pt-BR"/>
                              </w:rPr>
                            </w:pPr>
                          </w:p>
                          <w:p w14:paraId="7479D3B6" w14:textId="47F6A233" w:rsidR="00D427B5" w:rsidRDefault="00D427B5" w:rsidP="00A81495">
                            <w:pPr>
                              <w:jc w:val="center"/>
                              <w:rPr>
                                <w:rFonts w:ascii="Arial" w:hAnsi="Arial" w:cs="Arial"/>
                                <w:noProof/>
                                <w:sz w:val="24"/>
                                <w:szCs w:val="24"/>
                                <w:lang w:val="pt-BR"/>
                              </w:rPr>
                            </w:pPr>
                          </w:p>
                          <w:p w14:paraId="5BB951C5" w14:textId="77777777" w:rsidR="00D427B5" w:rsidRDefault="00D427B5" w:rsidP="00A81495">
                            <w:pPr>
                              <w:jc w:val="center"/>
                              <w:rPr>
                                <w:rFonts w:ascii="Arial" w:hAnsi="Arial" w:cs="Arial"/>
                                <w:noProof/>
                                <w:sz w:val="24"/>
                                <w:szCs w:val="24"/>
                                <w:lang w:val="pt-BR"/>
                              </w:rPr>
                            </w:pPr>
                          </w:p>
                          <w:p w14:paraId="00BBF38B" w14:textId="66C8267A" w:rsidR="00D427B5" w:rsidRPr="00A81495" w:rsidRDefault="00D427B5" w:rsidP="00A81495">
                            <w:pPr>
                              <w:jc w:val="center"/>
                              <w:rPr>
                                <w:lang w:val="pt-BR"/>
                              </w:rPr>
                            </w:pPr>
                            <w:r w:rsidRPr="009665D6">
                              <w:rPr>
                                <w:rFonts w:ascii="Arial" w:hAnsi="Arial" w:cs="Arial"/>
                                <w:noProof/>
                                <w:sz w:val="24"/>
                                <w:szCs w:val="24"/>
                                <w:lang w:val="pt-BR"/>
                              </w:rPr>
                              <w:t xml:space="preserve">Victor </w:t>
                            </w:r>
                            <w:r>
                              <w:rPr>
                                <w:rFonts w:ascii="Arial" w:hAnsi="Arial" w:cs="Arial"/>
                                <w:noProof/>
                                <w:sz w:val="24"/>
                                <w:szCs w:val="24"/>
                                <w:lang w:val="pt-BR"/>
                              </w:rPr>
                              <w:t>M</w:t>
                            </w:r>
                            <w:r w:rsidRPr="009665D6">
                              <w:rPr>
                                <w:rFonts w:ascii="Arial" w:hAnsi="Arial" w:cs="Arial"/>
                                <w:noProof/>
                                <w:sz w:val="24"/>
                                <w:szCs w:val="24"/>
                                <w:lang w:val="pt-BR"/>
                              </w:rPr>
                              <w:t>anuel Rivas Santos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9F80ED" id="_x0000_t202" coordsize="21600,21600" o:spt="202" path="m,l,21600r21600,l21600,xe">
                <v:stroke joinstyle="miter"/>
                <v:path gradientshapeok="t" o:connecttype="rect"/>
              </v:shapetype>
              <v:shape id="Caixa de Texto 7" o:spid="_x0000_s1026" type="#_x0000_t202" style="position:absolute;left:0;text-align:left;margin-left:163.2pt;margin-top:.7pt;width:214.4pt;height:124.1pt;z-index:251658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" filled="f" stroked="f" strokeweight=".5pt">
                <v:textbox>
                  <w:txbxContent>
                    <w:p w14:paraId="2D8444F5" w14:textId="1DDA6944" w:rsidR="00D427B5" w:rsidRDefault="00D427B5" w:rsidP="00A81495">
                      <w:pPr>
                        <w:jc w:val="center"/>
                        <w:rPr>
                          <w:rFonts w:ascii="Arial" w:hAnsi="Arial" w:cs="Arial"/>
                          <w:noProof/>
                          <w:sz w:val="24"/>
                          <w:szCs w:val="24"/>
                          <w:lang w:val="pt-BR"/>
                        </w:rPr>
                      </w:pPr>
                      <w:r>
                        <w:rPr>
                          <w:rFonts w:ascii="Arial" w:hAnsi="Arial" w:cs="Arial"/>
                          <w:noProof/>
                          <w:sz w:val="24"/>
                          <w:szCs w:val="24"/>
                        </w:rPr>
                        <w:t>El tutor:</w:t>
                      </w:r>
                    </w:p>
                    <w:p w14:paraId="4656369C" w14:textId="77777777" w:rsidR="00D427B5" w:rsidRDefault="00D427B5" w:rsidP="00A81495">
                      <w:pPr>
                        <w:jc w:val="center"/>
                        <w:rPr>
                          <w:rFonts w:ascii="Arial" w:hAnsi="Arial" w:cs="Arial"/>
                          <w:noProof/>
                          <w:sz w:val="24"/>
                          <w:szCs w:val="24"/>
                          <w:lang w:val="pt-BR"/>
                        </w:rPr>
                      </w:pPr>
                    </w:p>
                    <w:p w14:paraId="7479D3B6" w14:textId="47F6A233" w:rsidR="00D427B5" w:rsidRDefault="00D427B5" w:rsidP="00A81495">
                      <w:pPr>
                        <w:jc w:val="center"/>
                        <w:rPr>
                          <w:rFonts w:ascii="Arial" w:hAnsi="Arial" w:cs="Arial"/>
                          <w:noProof/>
                          <w:sz w:val="24"/>
                          <w:szCs w:val="24"/>
                          <w:lang w:val="pt-BR"/>
                        </w:rPr>
                      </w:pPr>
                    </w:p>
                    <w:p w14:paraId="5BB951C5" w14:textId="77777777" w:rsidR="00D427B5" w:rsidRDefault="00D427B5" w:rsidP="00A81495">
                      <w:pPr>
                        <w:jc w:val="center"/>
                        <w:rPr>
                          <w:rFonts w:ascii="Arial" w:hAnsi="Arial" w:cs="Arial"/>
                          <w:noProof/>
                          <w:sz w:val="24"/>
                          <w:szCs w:val="24"/>
                          <w:lang w:val="pt-BR"/>
                        </w:rPr>
                      </w:pPr>
                    </w:p>
                    <w:p w14:paraId="00BBF38B" w14:textId="66C8267A" w:rsidR="00D427B5" w:rsidRPr="00A81495" w:rsidRDefault="00D427B5" w:rsidP="00A81495">
                      <w:pPr>
                        <w:jc w:val="center"/>
                        <w:rPr>
                          <w:lang w:val="pt-BR"/>
                        </w:rPr>
                      </w:pPr>
                      <w:r w:rsidRPr="009665D6">
                        <w:rPr>
                          <w:rFonts w:ascii="Arial" w:hAnsi="Arial" w:cs="Arial"/>
                          <w:noProof/>
                          <w:sz w:val="24"/>
                          <w:szCs w:val="24"/>
                          <w:lang w:val="pt-BR"/>
                        </w:rPr>
                        <w:t xml:space="preserve">Victor </w:t>
                      </w:r>
                      <w:r>
                        <w:rPr>
                          <w:rFonts w:ascii="Arial" w:hAnsi="Arial" w:cs="Arial"/>
                          <w:noProof/>
                          <w:sz w:val="24"/>
                          <w:szCs w:val="24"/>
                          <w:lang w:val="pt-BR"/>
                        </w:rPr>
                        <w:t>M</w:t>
                      </w:r>
                      <w:r w:rsidRPr="009665D6">
                        <w:rPr>
                          <w:rFonts w:ascii="Arial" w:hAnsi="Arial" w:cs="Arial"/>
                          <w:noProof/>
                          <w:sz w:val="24"/>
                          <w:szCs w:val="24"/>
                          <w:lang w:val="pt-BR"/>
                        </w:rPr>
                        <w:t>anuel Rivas Santos</w:t>
                      </w:r>
                    </w:p>
                  </w:txbxContent>
                </v:textbox>
                <w10:wrap anchorx="margin"/>
              </v:shape>
            </w:pict>
          </mc:Fallback>
        </mc:AlternateContent>
      </w:r>
      <w:r w:rsidRPr="00A81495">
        <w:rPr>
          <w:rFonts w:ascii="Arial" w:hAnsi="Arial" w:cs="Arial"/>
          <w:noProof/>
          <w:sz w:val="24"/>
          <w:szCs w:val="24"/>
          <w:lang w:val="es-ES_tradnl"/>
        </w:rPr>
        <mc:AlternateContent>
          <mc:Choice Requires="wps">
            <w:drawing>
              <wp:anchor distT="0" distB="0" distL="114300" distR="114300" simplePos="0" relativeHeight="251656192" behindDoc="0" locked="0" layoutInCell="1" allowOverlap="1" wp14:anchorId="2CF9F603" wp14:editId="114EF145">
                <wp:simplePos x="0" y="0"/>
                <wp:positionH relativeFrom="margin">
                  <wp:align>left</wp:align>
                </wp:positionH>
                <wp:positionV relativeFrom="paragraph">
                  <wp:posOffset>7090</wp:posOffset>
                </wp:positionV>
                <wp:extent cx="2722729" cy="1576316"/>
                <wp:effectExtent l="0" t="0" r="0" b="5080"/>
                <wp:wrapNone/>
                <wp:docPr id="4" name="Caixa de Texto 4"/>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CC5583E" w14:textId="34C116B0" w:rsidR="00D427B5" w:rsidRDefault="00D427B5"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D427B5" w:rsidRDefault="00D427B5" w:rsidP="00A81495">
                            <w:pPr>
                              <w:jc w:val="center"/>
                              <w:rPr>
                                <w:rFonts w:ascii="Arial" w:hAnsi="Arial" w:cs="Arial"/>
                                <w:noProof/>
                                <w:sz w:val="24"/>
                                <w:szCs w:val="24"/>
                                <w:lang w:val="pt-BR"/>
                              </w:rPr>
                            </w:pPr>
                          </w:p>
                          <w:p w14:paraId="3A3187D7" w14:textId="1935044C" w:rsidR="00D427B5" w:rsidRDefault="00D427B5" w:rsidP="00A81495">
                            <w:pPr>
                              <w:jc w:val="center"/>
                              <w:rPr>
                                <w:rFonts w:ascii="Arial" w:hAnsi="Arial" w:cs="Arial"/>
                                <w:noProof/>
                                <w:sz w:val="24"/>
                                <w:szCs w:val="24"/>
                                <w:lang w:val="pt-BR"/>
                              </w:rPr>
                            </w:pPr>
                          </w:p>
                          <w:p w14:paraId="21F28C23" w14:textId="77777777" w:rsidR="00D427B5" w:rsidRDefault="00D427B5" w:rsidP="00A81495">
                            <w:pPr>
                              <w:jc w:val="center"/>
                              <w:rPr>
                                <w:rFonts w:ascii="Arial" w:hAnsi="Arial" w:cs="Arial"/>
                                <w:noProof/>
                                <w:sz w:val="24"/>
                                <w:szCs w:val="24"/>
                                <w:lang w:val="pt-BR"/>
                              </w:rPr>
                            </w:pPr>
                          </w:p>
                          <w:p w14:paraId="14710D9B" w14:textId="3967B064" w:rsidR="00D427B5" w:rsidRPr="00A81495" w:rsidRDefault="00D427B5"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9F603" id="Caixa de Texto 4" o:spid="_x0000_s1027" type="#_x0000_t202" style="position:absolute;left:0;text-align:left;margin-left:0;margin-top:.55pt;width:214.4pt;height:124.1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" filled="f" stroked="f" strokeweight=".5pt">
                <v:textbox>
                  <w:txbxContent>
                    <w:p w14:paraId="2CC5583E" w14:textId="34C116B0" w:rsidR="00D427B5" w:rsidRDefault="00D427B5"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D427B5" w:rsidRDefault="00D427B5" w:rsidP="00A81495">
                      <w:pPr>
                        <w:jc w:val="center"/>
                        <w:rPr>
                          <w:rFonts w:ascii="Arial" w:hAnsi="Arial" w:cs="Arial"/>
                          <w:noProof/>
                          <w:sz w:val="24"/>
                          <w:szCs w:val="24"/>
                          <w:lang w:val="pt-BR"/>
                        </w:rPr>
                      </w:pPr>
                    </w:p>
                    <w:p w14:paraId="3A3187D7" w14:textId="1935044C" w:rsidR="00D427B5" w:rsidRDefault="00D427B5" w:rsidP="00A81495">
                      <w:pPr>
                        <w:jc w:val="center"/>
                        <w:rPr>
                          <w:rFonts w:ascii="Arial" w:hAnsi="Arial" w:cs="Arial"/>
                          <w:noProof/>
                          <w:sz w:val="24"/>
                          <w:szCs w:val="24"/>
                          <w:lang w:val="pt-BR"/>
                        </w:rPr>
                      </w:pPr>
                    </w:p>
                    <w:p w14:paraId="21F28C23" w14:textId="77777777" w:rsidR="00D427B5" w:rsidRDefault="00D427B5" w:rsidP="00A81495">
                      <w:pPr>
                        <w:jc w:val="center"/>
                        <w:rPr>
                          <w:rFonts w:ascii="Arial" w:hAnsi="Arial" w:cs="Arial"/>
                          <w:noProof/>
                          <w:sz w:val="24"/>
                          <w:szCs w:val="24"/>
                          <w:lang w:val="pt-BR"/>
                        </w:rPr>
                      </w:pPr>
                    </w:p>
                    <w:p w14:paraId="14710D9B" w14:textId="3967B064" w:rsidR="00D427B5" w:rsidRPr="00A81495" w:rsidRDefault="00D427B5"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v:textbox>
                <w10:wrap anchorx="margin"/>
              </v:shape>
            </w:pict>
          </mc:Fallback>
        </mc:AlternateContent>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p>
    <w:p w14:paraId="423EFDEC" w14:textId="7B9AFB90" w:rsidR="00171912" w:rsidRPr="00A81495" w:rsidRDefault="00171912" w:rsidP="007155C6">
      <w:pPr>
        <w:jc w:val="center"/>
        <w:rPr>
          <w:rFonts w:ascii="Arial" w:hAnsi="Arial" w:cs="Arial"/>
          <w:noProof/>
          <w:sz w:val="24"/>
          <w:szCs w:val="24"/>
          <w:lang w:val="es-ES_tradnl"/>
        </w:rPr>
      </w:pPr>
    </w:p>
    <w:p w14:paraId="05A023CD" w14:textId="2AB90F4D" w:rsidR="00171912" w:rsidRPr="00A81495" w:rsidRDefault="00171912" w:rsidP="007155C6">
      <w:pPr>
        <w:jc w:val="center"/>
        <w:rPr>
          <w:rFonts w:ascii="Arial" w:hAnsi="Arial" w:cs="Arial"/>
          <w:noProof/>
          <w:sz w:val="24"/>
          <w:szCs w:val="24"/>
          <w:lang w:val="es-ES_tradnl"/>
        </w:rPr>
      </w:pPr>
    </w:p>
    <w:p w14:paraId="2B1B7098" w14:textId="0578A31F" w:rsidR="00E208AD" w:rsidRPr="00A81495" w:rsidRDefault="00171912" w:rsidP="009665D6">
      <w:pPr>
        <w:rPr>
          <w:noProof/>
          <w:color w:val="FF0000"/>
          <w:lang w:val="es-ES_tradnl"/>
        </w:rPr>
      </w:pPr>
      <w:r w:rsidRPr="00A81495">
        <w:rPr>
          <w:rFonts w:ascii="Arial" w:hAnsi="Arial" w:cs="Arial"/>
          <w:noProof/>
          <w:color w:val="FF0000"/>
          <w:lang w:val="es-ES_tradnl"/>
        </w:rPr>
        <w:tab/>
      </w:r>
      <w:r w:rsidR="009665D6" w:rsidRPr="00A81495">
        <w:rPr>
          <w:rFonts w:ascii="Arial" w:hAnsi="Arial" w:cs="Arial"/>
          <w:noProof/>
          <w:color w:val="FF0000"/>
          <w:lang w:val="es-ES_tradnl"/>
        </w:rPr>
        <w:t xml:space="preserve">                       </w:t>
      </w:r>
      <w:r w:rsidRPr="00A81495">
        <w:rPr>
          <w:rFonts w:ascii="Arial" w:hAnsi="Arial" w:cs="Arial"/>
          <w:noProof/>
          <w:color w:val="FF0000"/>
          <w:lang w:val="es-ES_tradnl"/>
        </w:rPr>
        <w:tab/>
        <w:t xml:space="preserve"> </w:t>
      </w:r>
      <w:r w:rsidR="00AB283F" w:rsidRPr="00A81495">
        <w:rPr>
          <w:rFonts w:ascii="Arial" w:hAnsi="Arial" w:cs="Arial"/>
          <w:noProof/>
          <w:color w:val="FF0000"/>
          <w:lang w:val="es-ES_tradnl"/>
        </w:rPr>
        <w:br w:type="page"/>
      </w:r>
    </w:p>
    <w:sdt>
      <w:sdtPr>
        <w:rPr>
          <w:rFonts w:asciiTheme="minorHAnsi" w:eastAsiaTheme="minorHAnsi" w:hAnsiTheme="minorHAnsi" w:cstheme="minorBidi"/>
          <w:b w:val="0"/>
          <w:bCs w:val="0"/>
          <w:sz w:val="22"/>
          <w:szCs w:val="22"/>
          <w:lang w:val="es-ES_tradnl"/>
        </w:rPr>
        <w:id w:val="4189913"/>
        <w:docPartObj>
          <w:docPartGallery w:val="Table of Contents"/>
          <w:docPartUnique/>
        </w:docPartObj>
      </w:sdtPr>
      <w:sdtContent>
        <w:p w14:paraId="1F73B6B9" w14:textId="77777777" w:rsidR="005C02A6" w:rsidRDefault="005C02A6" w:rsidP="005C02A6">
          <w:pPr>
            <w:pStyle w:val="TtuloTDC"/>
            <w:tabs>
              <w:tab w:val="left" w:pos="3270"/>
            </w:tabs>
            <w:rPr>
              <w:rFonts w:asciiTheme="minorHAnsi" w:eastAsiaTheme="minorHAnsi" w:hAnsiTheme="minorHAnsi" w:cstheme="minorBidi"/>
              <w:b w:val="0"/>
              <w:bCs w:val="0"/>
              <w:sz w:val="22"/>
              <w:szCs w:val="22"/>
              <w:lang w:val="es-ES_tradnl"/>
            </w:rPr>
          </w:pPr>
        </w:p>
        <w:p w14:paraId="4A9D4E12" w14:textId="03E5BC41" w:rsidR="009104BE" w:rsidRPr="00A81495" w:rsidRDefault="008A2D4E" w:rsidP="005C02A6">
          <w:pPr>
            <w:pStyle w:val="TtuloTDC"/>
            <w:tabs>
              <w:tab w:val="left" w:pos="3270"/>
            </w:tabs>
            <w:rPr>
              <w:lang w:val="es-ES_tradnl"/>
            </w:rPr>
          </w:pPr>
          <w:r w:rsidRPr="00A81495">
            <w:rPr>
              <w:lang w:val="es-ES_tradnl"/>
            </w:rPr>
            <w:t>Índice</w:t>
          </w:r>
          <w:r w:rsidR="005C02A6">
            <w:rPr>
              <w:lang w:val="es-ES_tradnl"/>
            </w:rPr>
            <w:tab/>
          </w:r>
        </w:p>
        <w:p w14:paraId="49ACE963" w14:textId="06AF012F" w:rsidR="0069549F" w:rsidRDefault="00240887">
          <w:pPr>
            <w:pStyle w:val="TDC1"/>
            <w:tabs>
              <w:tab w:val="left" w:pos="440"/>
              <w:tab w:val="right" w:leader="dot" w:pos="9060"/>
            </w:tabs>
            <w:rPr>
              <w:rFonts w:eastAsiaTheme="minorEastAsia"/>
              <w:noProof/>
              <w:lang w:val="pt-BR" w:eastAsia="pt-BR"/>
            </w:rPr>
          </w:pPr>
          <w:r w:rsidRPr="00A81495">
            <w:rPr>
              <w:rFonts w:eastAsiaTheme="minorEastAsia"/>
              <w:lang w:val="es-ES_tradnl"/>
            </w:rPr>
            <w:fldChar w:fldCharType="begin"/>
          </w:r>
          <w:r w:rsidR="009104BE" w:rsidRPr="00A81495">
            <w:rPr>
              <w:lang w:val="es-ES_tradnl"/>
            </w:rPr>
            <w:instrText xml:space="preserve"> TOC \o "1-3" \h \z \u </w:instrText>
          </w:r>
          <w:r w:rsidRPr="00A81495">
            <w:rPr>
              <w:rFonts w:eastAsiaTheme="minorEastAsia"/>
              <w:lang w:val="es-ES_tradnl"/>
            </w:rPr>
            <w:fldChar w:fldCharType="separate"/>
          </w:r>
          <w:hyperlink w:anchor="_Toc62568356" w:history="1">
            <w:r w:rsidR="0069549F" w:rsidRPr="00022C7E">
              <w:rPr>
                <w:rStyle w:val="Hipervnculo"/>
                <w:noProof/>
                <w:lang w:val="es-ES_tradnl"/>
              </w:rPr>
              <w:t>1.</w:t>
            </w:r>
            <w:r w:rsidR="0069549F">
              <w:rPr>
                <w:rFonts w:eastAsiaTheme="minorEastAsia"/>
                <w:noProof/>
                <w:lang w:val="pt-BR" w:eastAsia="pt-BR"/>
              </w:rPr>
              <w:tab/>
            </w:r>
            <w:r w:rsidR="0069549F" w:rsidRPr="00022C7E">
              <w:rPr>
                <w:rStyle w:val="Hipervnculo"/>
                <w:noProof/>
                <w:lang w:val="es-ES_tradnl"/>
              </w:rPr>
              <w:t>INTRODUCIÓN</w:t>
            </w:r>
            <w:r w:rsidR="0069549F">
              <w:rPr>
                <w:noProof/>
                <w:webHidden/>
              </w:rPr>
              <w:tab/>
            </w:r>
            <w:r w:rsidR="0069549F">
              <w:rPr>
                <w:noProof/>
                <w:webHidden/>
              </w:rPr>
              <w:fldChar w:fldCharType="begin"/>
            </w:r>
            <w:r w:rsidR="0069549F">
              <w:rPr>
                <w:noProof/>
                <w:webHidden/>
              </w:rPr>
              <w:instrText xml:space="preserve"> PAGEREF _Toc62568356 \h </w:instrText>
            </w:r>
            <w:r w:rsidR="0069549F">
              <w:rPr>
                <w:noProof/>
                <w:webHidden/>
              </w:rPr>
            </w:r>
            <w:r w:rsidR="0069549F">
              <w:rPr>
                <w:noProof/>
                <w:webHidden/>
              </w:rPr>
              <w:fldChar w:fldCharType="separate"/>
            </w:r>
            <w:r w:rsidR="0069549F">
              <w:rPr>
                <w:noProof/>
                <w:webHidden/>
              </w:rPr>
              <w:t>5</w:t>
            </w:r>
            <w:r w:rsidR="0069549F">
              <w:rPr>
                <w:noProof/>
                <w:webHidden/>
              </w:rPr>
              <w:fldChar w:fldCharType="end"/>
            </w:r>
          </w:hyperlink>
        </w:p>
        <w:p w14:paraId="09824645" w14:textId="05C2A224" w:rsidR="0069549F" w:rsidRDefault="00D427B5">
          <w:pPr>
            <w:pStyle w:val="TDC1"/>
            <w:tabs>
              <w:tab w:val="left" w:pos="440"/>
              <w:tab w:val="right" w:leader="dot" w:pos="9060"/>
            </w:tabs>
            <w:rPr>
              <w:rFonts w:eastAsiaTheme="minorEastAsia"/>
              <w:noProof/>
              <w:lang w:val="pt-BR" w:eastAsia="pt-BR"/>
            </w:rPr>
          </w:pPr>
          <w:hyperlink w:anchor="_Toc62568357" w:history="1">
            <w:r w:rsidR="0069549F" w:rsidRPr="00022C7E">
              <w:rPr>
                <w:rStyle w:val="Hipervnculo"/>
                <w:noProof/>
                <w:lang w:val="es-ES_tradnl"/>
              </w:rPr>
              <w:t>2.</w:t>
            </w:r>
            <w:r w:rsidR="0069549F">
              <w:rPr>
                <w:rFonts w:eastAsiaTheme="minorEastAsia"/>
                <w:noProof/>
                <w:lang w:val="pt-BR" w:eastAsia="pt-BR"/>
              </w:rPr>
              <w:tab/>
            </w:r>
            <w:r w:rsidR="0069549F" w:rsidRPr="00022C7E">
              <w:rPr>
                <w:rStyle w:val="Hipervnculo"/>
                <w:noProof/>
                <w:lang w:val="es-ES_tradnl"/>
              </w:rPr>
              <w:t>EL CAMINO HASTA FLUTTER</w:t>
            </w:r>
            <w:r w:rsidR="0069549F">
              <w:rPr>
                <w:noProof/>
                <w:webHidden/>
              </w:rPr>
              <w:tab/>
            </w:r>
            <w:r w:rsidR="0069549F">
              <w:rPr>
                <w:noProof/>
                <w:webHidden/>
              </w:rPr>
              <w:fldChar w:fldCharType="begin"/>
            </w:r>
            <w:r w:rsidR="0069549F">
              <w:rPr>
                <w:noProof/>
                <w:webHidden/>
              </w:rPr>
              <w:instrText xml:space="preserve"> PAGEREF _Toc62568357 \h </w:instrText>
            </w:r>
            <w:r w:rsidR="0069549F">
              <w:rPr>
                <w:noProof/>
                <w:webHidden/>
              </w:rPr>
            </w:r>
            <w:r w:rsidR="0069549F">
              <w:rPr>
                <w:noProof/>
                <w:webHidden/>
              </w:rPr>
              <w:fldChar w:fldCharType="separate"/>
            </w:r>
            <w:r w:rsidR="0069549F">
              <w:rPr>
                <w:noProof/>
                <w:webHidden/>
              </w:rPr>
              <w:t>6</w:t>
            </w:r>
            <w:r w:rsidR="0069549F">
              <w:rPr>
                <w:noProof/>
                <w:webHidden/>
              </w:rPr>
              <w:fldChar w:fldCharType="end"/>
            </w:r>
          </w:hyperlink>
        </w:p>
        <w:p w14:paraId="65CE8D98" w14:textId="76B41A23" w:rsidR="0069549F" w:rsidRDefault="00D427B5">
          <w:pPr>
            <w:pStyle w:val="TDC2"/>
            <w:rPr>
              <w:noProof/>
              <w:lang w:val="pt-BR" w:eastAsia="pt-BR"/>
            </w:rPr>
          </w:pPr>
          <w:hyperlink w:anchor="_Toc62568360" w:history="1">
            <w:r w:rsidR="0069549F" w:rsidRPr="00022C7E">
              <w:rPr>
                <w:rStyle w:val="Hipervnculo"/>
                <w:noProof/>
                <w:lang w:val="es-ES_tradnl"/>
              </w:rPr>
              <w:t>2.1.</w:t>
            </w:r>
            <w:r w:rsidR="0069549F">
              <w:rPr>
                <w:noProof/>
                <w:lang w:val="pt-BR" w:eastAsia="pt-BR"/>
              </w:rPr>
              <w:tab/>
            </w:r>
            <w:r w:rsidR="0069549F" w:rsidRPr="00022C7E">
              <w:rPr>
                <w:rStyle w:val="Hipervnculo"/>
                <w:noProof/>
                <w:lang w:val="es-ES_tradnl"/>
              </w:rPr>
              <w:t>La rápida ascensión de internet y móviles</w:t>
            </w:r>
            <w:r w:rsidR="0069549F">
              <w:rPr>
                <w:noProof/>
                <w:webHidden/>
              </w:rPr>
              <w:tab/>
            </w:r>
            <w:r w:rsidR="0069549F">
              <w:rPr>
                <w:noProof/>
                <w:webHidden/>
              </w:rPr>
              <w:fldChar w:fldCharType="begin"/>
            </w:r>
            <w:r w:rsidR="0069549F">
              <w:rPr>
                <w:noProof/>
                <w:webHidden/>
              </w:rPr>
              <w:instrText xml:space="preserve"> PAGEREF _Toc62568360 \h </w:instrText>
            </w:r>
            <w:r w:rsidR="0069549F">
              <w:rPr>
                <w:noProof/>
                <w:webHidden/>
              </w:rPr>
            </w:r>
            <w:r w:rsidR="0069549F">
              <w:rPr>
                <w:noProof/>
                <w:webHidden/>
              </w:rPr>
              <w:fldChar w:fldCharType="separate"/>
            </w:r>
            <w:r w:rsidR="0069549F">
              <w:rPr>
                <w:noProof/>
                <w:webHidden/>
              </w:rPr>
              <w:t>6</w:t>
            </w:r>
            <w:r w:rsidR="0069549F">
              <w:rPr>
                <w:noProof/>
                <w:webHidden/>
              </w:rPr>
              <w:fldChar w:fldCharType="end"/>
            </w:r>
          </w:hyperlink>
        </w:p>
        <w:p w14:paraId="401AF9D4" w14:textId="398A3436" w:rsidR="0069549F" w:rsidRDefault="00D427B5">
          <w:pPr>
            <w:pStyle w:val="TDC2"/>
            <w:rPr>
              <w:noProof/>
              <w:lang w:val="pt-BR" w:eastAsia="pt-BR"/>
            </w:rPr>
          </w:pPr>
          <w:hyperlink w:anchor="_Toc62568361" w:history="1">
            <w:r w:rsidR="0069549F" w:rsidRPr="00022C7E">
              <w:rPr>
                <w:rStyle w:val="Hipervnculo"/>
                <w:noProof/>
                <w:lang w:val="es-ES_tradnl"/>
              </w:rPr>
              <w:t>2.2.</w:t>
            </w:r>
            <w:r w:rsidR="0069549F">
              <w:rPr>
                <w:noProof/>
                <w:lang w:val="pt-BR" w:eastAsia="pt-BR"/>
              </w:rPr>
              <w:tab/>
            </w:r>
            <w:r w:rsidR="0069549F" w:rsidRPr="00022C7E">
              <w:rPr>
                <w:rStyle w:val="Hipervnculo"/>
                <w:noProof/>
                <w:lang w:val="es-ES_tradnl"/>
              </w:rPr>
              <w:t>Android y iOS dominan el mercado</w:t>
            </w:r>
            <w:r w:rsidR="0069549F">
              <w:rPr>
                <w:noProof/>
                <w:webHidden/>
              </w:rPr>
              <w:tab/>
            </w:r>
            <w:r w:rsidR="0069549F">
              <w:rPr>
                <w:noProof/>
                <w:webHidden/>
              </w:rPr>
              <w:fldChar w:fldCharType="begin"/>
            </w:r>
            <w:r w:rsidR="0069549F">
              <w:rPr>
                <w:noProof/>
                <w:webHidden/>
              </w:rPr>
              <w:instrText xml:space="preserve"> PAGEREF _Toc62568361 \h </w:instrText>
            </w:r>
            <w:r w:rsidR="0069549F">
              <w:rPr>
                <w:noProof/>
                <w:webHidden/>
              </w:rPr>
            </w:r>
            <w:r w:rsidR="0069549F">
              <w:rPr>
                <w:noProof/>
                <w:webHidden/>
              </w:rPr>
              <w:fldChar w:fldCharType="separate"/>
            </w:r>
            <w:r w:rsidR="0069549F">
              <w:rPr>
                <w:noProof/>
                <w:webHidden/>
              </w:rPr>
              <w:t>9</w:t>
            </w:r>
            <w:r w:rsidR="0069549F">
              <w:rPr>
                <w:noProof/>
                <w:webHidden/>
              </w:rPr>
              <w:fldChar w:fldCharType="end"/>
            </w:r>
          </w:hyperlink>
        </w:p>
        <w:p w14:paraId="65EF0C49" w14:textId="07EFE2A0" w:rsidR="0069549F" w:rsidRDefault="00D427B5">
          <w:pPr>
            <w:pStyle w:val="TDC2"/>
            <w:rPr>
              <w:noProof/>
              <w:lang w:val="pt-BR" w:eastAsia="pt-BR"/>
            </w:rPr>
          </w:pPr>
          <w:hyperlink w:anchor="_Toc62568362" w:history="1">
            <w:r w:rsidR="0069549F" w:rsidRPr="00022C7E">
              <w:rPr>
                <w:rStyle w:val="Hipervnculo"/>
                <w:noProof/>
                <w:lang w:val="es-ES_tradnl"/>
              </w:rPr>
              <w:t>2.3.</w:t>
            </w:r>
            <w:r w:rsidR="0069549F">
              <w:rPr>
                <w:noProof/>
                <w:lang w:val="pt-BR" w:eastAsia="pt-BR"/>
              </w:rPr>
              <w:tab/>
            </w:r>
            <w:r w:rsidR="0069549F" w:rsidRPr="00022C7E">
              <w:rPr>
                <w:rStyle w:val="Hipervnculo"/>
                <w:noProof/>
                <w:shd w:val="clear" w:color="auto" w:fill="FFFFFF"/>
                <w:lang w:val="es-ES_tradnl"/>
              </w:rPr>
              <w:t>El mercado de aplicaciones</w:t>
            </w:r>
            <w:r w:rsidR="0069549F">
              <w:rPr>
                <w:noProof/>
                <w:webHidden/>
              </w:rPr>
              <w:tab/>
            </w:r>
            <w:r w:rsidR="0069549F">
              <w:rPr>
                <w:noProof/>
                <w:webHidden/>
              </w:rPr>
              <w:fldChar w:fldCharType="begin"/>
            </w:r>
            <w:r w:rsidR="0069549F">
              <w:rPr>
                <w:noProof/>
                <w:webHidden/>
              </w:rPr>
              <w:instrText xml:space="preserve"> PAGEREF _Toc62568362 \h </w:instrText>
            </w:r>
            <w:r w:rsidR="0069549F">
              <w:rPr>
                <w:noProof/>
                <w:webHidden/>
              </w:rPr>
            </w:r>
            <w:r w:rsidR="0069549F">
              <w:rPr>
                <w:noProof/>
                <w:webHidden/>
              </w:rPr>
              <w:fldChar w:fldCharType="separate"/>
            </w:r>
            <w:r w:rsidR="0069549F">
              <w:rPr>
                <w:noProof/>
                <w:webHidden/>
              </w:rPr>
              <w:t>10</w:t>
            </w:r>
            <w:r w:rsidR="0069549F">
              <w:rPr>
                <w:noProof/>
                <w:webHidden/>
              </w:rPr>
              <w:fldChar w:fldCharType="end"/>
            </w:r>
          </w:hyperlink>
        </w:p>
        <w:p w14:paraId="1EB7374B" w14:textId="076A4A20" w:rsidR="0069549F" w:rsidRDefault="00D427B5">
          <w:pPr>
            <w:pStyle w:val="TDC2"/>
            <w:rPr>
              <w:noProof/>
              <w:lang w:val="pt-BR" w:eastAsia="pt-BR"/>
            </w:rPr>
          </w:pPr>
          <w:hyperlink w:anchor="_Toc62568363" w:history="1">
            <w:r w:rsidR="0069549F" w:rsidRPr="00022C7E">
              <w:rPr>
                <w:rStyle w:val="Hipervnculo"/>
                <w:noProof/>
                <w:lang w:val="es-ES_tradnl"/>
              </w:rPr>
              <w:t>2.4.</w:t>
            </w:r>
            <w:r w:rsidR="0069549F">
              <w:rPr>
                <w:noProof/>
                <w:lang w:val="pt-BR" w:eastAsia="pt-BR"/>
              </w:rPr>
              <w:tab/>
            </w:r>
            <w:r w:rsidR="0069549F" w:rsidRPr="00022C7E">
              <w:rPr>
                <w:rStyle w:val="Hipervnculo"/>
                <w:noProof/>
                <w:shd w:val="clear" w:color="auto" w:fill="FFFFFF"/>
                <w:lang w:val="es-ES_tradnl"/>
              </w:rPr>
              <w:t>El mercado de desarrollo de software móvil nativo</w:t>
            </w:r>
            <w:r w:rsidR="0069549F">
              <w:rPr>
                <w:noProof/>
                <w:webHidden/>
              </w:rPr>
              <w:tab/>
            </w:r>
            <w:r w:rsidR="0069549F">
              <w:rPr>
                <w:noProof/>
                <w:webHidden/>
              </w:rPr>
              <w:fldChar w:fldCharType="begin"/>
            </w:r>
            <w:r w:rsidR="0069549F">
              <w:rPr>
                <w:noProof/>
                <w:webHidden/>
              </w:rPr>
              <w:instrText xml:space="preserve"> PAGEREF _Toc62568363 \h </w:instrText>
            </w:r>
            <w:r w:rsidR="0069549F">
              <w:rPr>
                <w:noProof/>
                <w:webHidden/>
              </w:rPr>
            </w:r>
            <w:r w:rsidR="0069549F">
              <w:rPr>
                <w:noProof/>
                <w:webHidden/>
              </w:rPr>
              <w:fldChar w:fldCharType="separate"/>
            </w:r>
            <w:r w:rsidR="0069549F">
              <w:rPr>
                <w:noProof/>
                <w:webHidden/>
              </w:rPr>
              <w:t>10</w:t>
            </w:r>
            <w:r w:rsidR="0069549F">
              <w:rPr>
                <w:noProof/>
                <w:webHidden/>
              </w:rPr>
              <w:fldChar w:fldCharType="end"/>
            </w:r>
          </w:hyperlink>
        </w:p>
        <w:p w14:paraId="75D10BDD" w14:textId="22277C98" w:rsidR="0069549F" w:rsidRDefault="00D427B5">
          <w:pPr>
            <w:pStyle w:val="TDC2"/>
            <w:rPr>
              <w:noProof/>
              <w:lang w:val="pt-BR" w:eastAsia="pt-BR"/>
            </w:rPr>
          </w:pPr>
          <w:hyperlink w:anchor="_Toc62568364" w:history="1">
            <w:r w:rsidR="0069549F" w:rsidRPr="00022C7E">
              <w:rPr>
                <w:rStyle w:val="Hipervnculo"/>
                <w:noProof/>
                <w:lang w:val="es-ES_tradnl"/>
              </w:rPr>
              <w:t>2.5.</w:t>
            </w:r>
            <w:r w:rsidR="0069549F">
              <w:rPr>
                <w:noProof/>
                <w:lang w:val="pt-BR" w:eastAsia="pt-BR"/>
              </w:rPr>
              <w:tab/>
            </w:r>
            <w:r w:rsidR="0069549F" w:rsidRPr="00022C7E">
              <w:rPr>
                <w:rStyle w:val="Hipervnculo"/>
                <w:noProof/>
                <w:lang w:val="es-ES_tradnl"/>
              </w:rPr>
              <w:t>Herramientas para desarrollo móvil multiplataforma</w:t>
            </w:r>
            <w:r w:rsidR="0069549F">
              <w:rPr>
                <w:noProof/>
                <w:webHidden/>
              </w:rPr>
              <w:tab/>
            </w:r>
            <w:r w:rsidR="0069549F">
              <w:rPr>
                <w:noProof/>
                <w:webHidden/>
              </w:rPr>
              <w:fldChar w:fldCharType="begin"/>
            </w:r>
            <w:r w:rsidR="0069549F">
              <w:rPr>
                <w:noProof/>
                <w:webHidden/>
              </w:rPr>
              <w:instrText xml:space="preserve"> PAGEREF _Toc62568364 \h </w:instrText>
            </w:r>
            <w:r w:rsidR="0069549F">
              <w:rPr>
                <w:noProof/>
                <w:webHidden/>
              </w:rPr>
            </w:r>
            <w:r w:rsidR="0069549F">
              <w:rPr>
                <w:noProof/>
                <w:webHidden/>
              </w:rPr>
              <w:fldChar w:fldCharType="separate"/>
            </w:r>
            <w:r w:rsidR="0069549F">
              <w:rPr>
                <w:noProof/>
                <w:webHidden/>
              </w:rPr>
              <w:t>11</w:t>
            </w:r>
            <w:r w:rsidR="0069549F">
              <w:rPr>
                <w:noProof/>
                <w:webHidden/>
              </w:rPr>
              <w:fldChar w:fldCharType="end"/>
            </w:r>
          </w:hyperlink>
        </w:p>
        <w:p w14:paraId="6FC11265" w14:textId="4F8AD10F" w:rsidR="0069549F" w:rsidRDefault="00D427B5">
          <w:pPr>
            <w:pStyle w:val="TDC3"/>
            <w:tabs>
              <w:tab w:val="left" w:pos="1320"/>
              <w:tab w:val="right" w:leader="dot" w:pos="9060"/>
            </w:tabs>
            <w:rPr>
              <w:noProof/>
              <w:lang w:val="pt-BR" w:eastAsia="pt-BR"/>
            </w:rPr>
          </w:pPr>
          <w:hyperlink w:anchor="_Toc62568365" w:history="1">
            <w:r w:rsidR="0069549F" w:rsidRPr="00022C7E">
              <w:rPr>
                <w:rStyle w:val="Hipervnculo"/>
                <w:noProof/>
                <w:lang w:val="es-ES_tradnl"/>
              </w:rPr>
              <w:t>2.5.1.</w:t>
            </w:r>
            <w:r w:rsidR="0069549F">
              <w:rPr>
                <w:noProof/>
                <w:lang w:val="pt-BR" w:eastAsia="pt-BR"/>
              </w:rPr>
              <w:tab/>
            </w:r>
            <w:r w:rsidR="0069549F" w:rsidRPr="00022C7E">
              <w:rPr>
                <w:rStyle w:val="Hipervnculo"/>
                <w:noProof/>
                <w:shd w:val="clear" w:color="auto" w:fill="FFFFFF"/>
                <w:lang w:val="es-ES_tradnl"/>
              </w:rPr>
              <w:t>Xamarin</w:t>
            </w:r>
            <w:r w:rsidR="0069549F">
              <w:rPr>
                <w:noProof/>
                <w:webHidden/>
              </w:rPr>
              <w:tab/>
            </w:r>
            <w:r w:rsidR="0069549F">
              <w:rPr>
                <w:noProof/>
                <w:webHidden/>
              </w:rPr>
              <w:fldChar w:fldCharType="begin"/>
            </w:r>
            <w:r w:rsidR="0069549F">
              <w:rPr>
                <w:noProof/>
                <w:webHidden/>
              </w:rPr>
              <w:instrText xml:space="preserve"> PAGEREF _Toc62568365 \h </w:instrText>
            </w:r>
            <w:r w:rsidR="0069549F">
              <w:rPr>
                <w:noProof/>
                <w:webHidden/>
              </w:rPr>
            </w:r>
            <w:r w:rsidR="0069549F">
              <w:rPr>
                <w:noProof/>
                <w:webHidden/>
              </w:rPr>
              <w:fldChar w:fldCharType="separate"/>
            </w:r>
            <w:r w:rsidR="0069549F">
              <w:rPr>
                <w:noProof/>
                <w:webHidden/>
              </w:rPr>
              <w:t>12</w:t>
            </w:r>
            <w:r w:rsidR="0069549F">
              <w:rPr>
                <w:noProof/>
                <w:webHidden/>
              </w:rPr>
              <w:fldChar w:fldCharType="end"/>
            </w:r>
          </w:hyperlink>
        </w:p>
        <w:p w14:paraId="5CEBA94C" w14:textId="2444F28F" w:rsidR="0069549F" w:rsidRDefault="00D427B5">
          <w:pPr>
            <w:pStyle w:val="TDC3"/>
            <w:tabs>
              <w:tab w:val="left" w:pos="1320"/>
              <w:tab w:val="right" w:leader="dot" w:pos="9060"/>
            </w:tabs>
            <w:rPr>
              <w:noProof/>
              <w:lang w:val="pt-BR" w:eastAsia="pt-BR"/>
            </w:rPr>
          </w:pPr>
          <w:hyperlink w:anchor="_Toc62568366" w:history="1">
            <w:r w:rsidR="0069549F" w:rsidRPr="00022C7E">
              <w:rPr>
                <w:rStyle w:val="Hipervnculo"/>
                <w:noProof/>
              </w:rPr>
              <w:t>2.5.2.</w:t>
            </w:r>
            <w:r w:rsidR="0069549F">
              <w:rPr>
                <w:noProof/>
                <w:lang w:val="pt-BR" w:eastAsia="pt-BR"/>
              </w:rPr>
              <w:tab/>
            </w:r>
            <w:r w:rsidR="0069549F" w:rsidRPr="00022C7E">
              <w:rPr>
                <w:rStyle w:val="Hipervnculo"/>
                <w:noProof/>
                <w:shd w:val="clear" w:color="auto" w:fill="FFFFFF"/>
                <w:lang w:val="es-ES_tradnl"/>
              </w:rPr>
              <w:t>PhoneGap</w:t>
            </w:r>
            <w:r w:rsidR="0069549F">
              <w:rPr>
                <w:noProof/>
                <w:webHidden/>
              </w:rPr>
              <w:tab/>
            </w:r>
            <w:r w:rsidR="0069549F">
              <w:rPr>
                <w:noProof/>
                <w:webHidden/>
              </w:rPr>
              <w:fldChar w:fldCharType="begin"/>
            </w:r>
            <w:r w:rsidR="0069549F">
              <w:rPr>
                <w:noProof/>
                <w:webHidden/>
              </w:rPr>
              <w:instrText xml:space="preserve"> PAGEREF _Toc62568366 \h </w:instrText>
            </w:r>
            <w:r w:rsidR="0069549F">
              <w:rPr>
                <w:noProof/>
                <w:webHidden/>
              </w:rPr>
            </w:r>
            <w:r w:rsidR="0069549F">
              <w:rPr>
                <w:noProof/>
                <w:webHidden/>
              </w:rPr>
              <w:fldChar w:fldCharType="separate"/>
            </w:r>
            <w:r w:rsidR="0069549F">
              <w:rPr>
                <w:noProof/>
                <w:webHidden/>
              </w:rPr>
              <w:t>12</w:t>
            </w:r>
            <w:r w:rsidR="0069549F">
              <w:rPr>
                <w:noProof/>
                <w:webHidden/>
              </w:rPr>
              <w:fldChar w:fldCharType="end"/>
            </w:r>
          </w:hyperlink>
        </w:p>
        <w:p w14:paraId="57CAA525" w14:textId="24951E42" w:rsidR="0069549F" w:rsidRDefault="00D427B5">
          <w:pPr>
            <w:pStyle w:val="TDC3"/>
            <w:tabs>
              <w:tab w:val="left" w:pos="1320"/>
              <w:tab w:val="right" w:leader="dot" w:pos="9060"/>
            </w:tabs>
            <w:rPr>
              <w:noProof/>
              <w:lang w:val="pt-BR" w:eastAsia="pt-BR"/>
            </w:rPr>
          </w:pPr>
          <w:hyperlink w:anchor="_Toc62568367" w:history="1">
            <w:r w:rsidR="0069549F" w:rsidRPr="00022C7E">
              <w:rPr>
                <w:rStyle w:val="Hipervnculo"/>
                <w:noProof/>
              </w:rPr>
              <w:t>2.5.3.</w:t>
            </w:r>
            <w:r w:rsidR="0069549F">
              <w:rPr>
                <w:noProof/>
                <w:lang w:val="pt-BR" w:eastAsia="pt-BR"/>
              </w:rPr>
              <w:tab/>
            </w:r>
            <w:r w:rsidR="0069549F" w:rsidRPr="00022C7E">
              <w:rPr>
                <w:rStyle w:val="Hipervnculo"/>
                <w:noProof/>
              </w:rPr>
              <w:t>Titanium</w:t>
            </w:r>
            <w:r w:rsidR="0069549F">
              <w:rPr>
                <w:noProof/>
                <w:webHidden/>
              </w:rPr>
              <w:tab/>
            </w:r>
            <w:r w:rsidR="0069549F">
              <w:rPr>
                <w:noProof/>
                <w:webHidden/>
              </w:rPr>
              <w:fldChar w:fldCharType="begin"/>
            </w:r>
            <w:r w:rsidR="0069549F">
              <w:rPr>
                <w:noProof/>
                <w:webHidden/>
              </w:rPr>
              <w:instrText xml:space="preserve"> PAGEREF _Toc62568367 \h </w:instrText>
            </w:r>
            <w:r w:rsidR="0069549F">
              <w:rPr>
                <w:noProof/>
                <w:webHidden/>
              </w:rPr>
            </w:r>
            <w:r w:rsidR="0069549F">
              <w:rPr>
                <w:noProof/>
                <w:webHidden/>
              </w:rPr>
              <w:fldChar w:fldCharType="separate"/>
            </w:r>
            <w:r w:rsidR="0069549F">
              <w:rPr>
                <w:noProof/>
                <w:webHidden/>
              </w:rPr>
              <w:t>12</w:t>
            </w:r>
            <w:r w:rsidR="0069549F">
              <w:rPr>
                <w:noProof/>
                <w:webHidden/>
              </w:rPr>
              <w:fldChar w:fldCharType="end"/>
            </w:r>
          </w:hyperlink>
        </w:p>
        <w:p w14:paraId="142E62CC" w14:textId="33FE8ADD" w:rsidR="0069549F" w:rsidRDefault="00D427B5">
          <w:pPr>
            <w:pStyle w:val="TDC3"/>
            <w:tabs>
              <w:tab w:val="left" w:pos="1320"/>
              <w:tab w:val="right" w:leader="dot" w:pos="9060"/>
            </w:tabs>
            <w:rPr>
              <w:noProof/>
              <w:lang w:val="pt-BR" w:eastAsia="pt-BR"/>
            </w:rPr>
          </w:pPr>
          <w:hyperlink w:anchor="_Toc62568368" w:history="1">
            <w:r w:rsidR="0069549F" w:rsidRPr="00022C7E">
              <w:rPr>
                <w:rStyle w:val="Hipervnculo"/>
                <w:noProof/>
                <w:lang w:val="es-ES_tradnl"/>
              </w:rPr>
              <w:t>2.5.4.</w:t>
            </w:r>
            <w:r w:rsidR="0069549F">
              <w:rPr>
                <w:noProof/>
                <w:lang w:val="pt-BR" w:eastAsia="pt-BR"/>
              </w:rPr>
              <w:tab/>
            </w:r>
            <w:r w:rsidR="0069549F" w:rsidRPr="00022C7E">
              <w:rPr>
                <w:rStyle w:val="Hipervnculo"/>
                <w:noProof/>
                <w:shd w:val="clear" w:color="auto" w:fill="FFFFFF"/>
                <w:lang w:val="es-ES_tradnl"/>
              </w:rPr>
              <w:t>React Native</w:t>
            </w:r>
            <w:r w:rsidR="0069549F">
              <w:rPr>
                <w:noProof/>
                <w:webHidden/>
              </w:rPr>
              <w:tab/>
            </w:r>
            <w:r w:rsidR="0069549F">
              <w:rPr>
                <w:noProof/>
                <w:webHidden/>
              </w:rPr>
              <w:fldChar w:fldCharType="begin"/>
            </w:r>
            <w:r w:rsidR="0069549F">
              <w:rPr>
                <w:noProof/>
                <w:webHidden/>
              </w:rPr>
              <w:instrText xml:space="preserve"> PAGEREF _Toc62568368 \h </w:instrText>
            </w:r>
            <w:r w:rsidR="0069549F">
              <w:rPr>
                <w:noProof/>
                <w:webHidden/>
              </w:rPr>
            </w:r>
            <w:r w:rsidR="0069549F">
              <w:rPr>
                <w:noProof/>
                <w:webHidden/>
              </w:rPr>
              <w:fldChar w:fldCharType="separate"/>
            </w:r>
            <w:r w:rsidR="0069549F">
              <w:rPr>
                <w:noProof/>
                <w:webHidden/>
              </w:rPr>
              <w:t>12</w:t>
            </w:r>
            <w:r w:rsidR="0069549F">
              <w:rPr>
                <w:noProof/>
                <w:webHidden/>
              </w:rPr>
              <w:fldChar w:fldCharType="end"/>
            </w:r>
          </w:hyperlink>
        </w:p>
        <w:p w14:paraId="5290E43B" w14:textId="7DB2EF83" w:rsidR="0069549F" w:rsidRDefault="00D427B5">
          <w:pPr>
            <w:pStyle w:val="TDC2"/>
            <w:rPr>
              <w:noProof/>
              <w:lang w:val="pt-BR" w:eastAsia="pt-BR"/>
            </w:rPr>
          </w:pPr>
          <w:hyperlink w:anchor="_Toc62568369" w:history="1">
            <w:r w:rsidR="0069549F" w:rsidRPr="00022C7E">
              <w:rPr>
                <w:rStyle w:val="Hipervnculo"/>
                <w:noProof/>
                <w:lang w:val="es-ES_tradnl"/>
              </w:rPr>
              <w:t>2.6.</w:t>
            </w:r>
            <w:r w:rsidR="0069549F">
              <w:rPr>
                <w:noProof/>
                <w:lang w:val="pt-BR" w:eastAsia="pt-BR"/>
              </w:rPr>
              <w:tab/>
            </w:r>
            <w:r w:rsidR="0069549F" w:rsidRPr="00022C7E">
              <w:rPr>
                <w:rStyle w:val="Hipervnculo"/>
                <w:noProof/>
                <w:lang w:val="es-ES_tradnl"/>
              </w:rPr>
              <w:t>Herramientas multiplataformas.</w:t>
            </w:r>
            <w:r w:rsidR="0069549F">
              <w:rPr>
                <w:noProof/>
                <w:webHidden/>
              </w:rPr>
              <w:tab/>
            </w:r>
            <w:r w:rsidR="0069549F">
              <w:rPr>
                <w:noProof/>
                <w:webHidden/>
              </w:rPr>
              <w:fldChar w:fldCharType="begin"/>
            </w:r>
            <w:r w:rsidR="0069549F">
              <w:rPr>
                <w:noProof/>
                <w:webHidden/>
              </w:rPr>
              <w:instrText xml:space="preserve"> PAGEREF _Toc62568369 \h </w:instrText>
            </w:r>
            <w:r w:rsidR="0069549F">
              <w:rPr>
                <w:noProof/>
                <w:webHidden/>
              </w:rPr>
            </w:r>
            <w:r w:rsidR="0069549F">
              <w:rPr>
                <w:noProof/>
                <w:webHidden/>
              </w:rPr>
              <w:fldChar w:fldCharType="separate"/>
            </w:r>
            <w:r w:rsidR="0069549F">
              <w:rPr>
                <w:noProof/>
                <w:webHidden/>
              </w:rPr>
              <w:t>12</w:t>
            </w:r>
            <w:r w:rsidR="0069549F">
              <w:rPr>
                <w:noProof/>
                <w:webHidden/>
              </w:rPr>
              <w:fldChar w:fldCharType="end"/>
            </w:r>
          </w:hyperlink>
        </w:p>
        <w:p w14:paraId="1B908726" w14:textId="74DCEE6B" w:rsidR="0069549F" w:rsidRDefault="00D427B5">
          <w:pPr>
            <w:pStyle w:val="TDC3"/>
            <w:tabs>
              <w:tab w:val="left" w:pos="1320"/>
              <w:tab w:val="right" w:leader="dot" w:pos="9060"/>
            </w:tabs>
            <w:rPr>
              <w:noProof/>
              <w:lang w:val="pt-BR" w:eastAsia="pt-BR"/>
            </w:rPr>
          </w:pPr>
          <w:hyperlink w:anchor="_Toc62568370" w:history="1">
            <w:r w:rsidR="0069549F" w:rsidRPr="00022C7E">
              <w:rPr>
                <w:rStyle w:val="Hipervnculo"/>
                <w:noProof/>
                <w:lang w:val="es-ES_tradnl"/>
              </w:rPr>
              <w:t>2.6.1.</w:t>
            </w:r>
            <w:r w:rsidR="0069549F">
              <w:rPr>
                <w:noProof/>
                <w:lang w:val="pt-BR" w:eastAsia="pt-BR"/>
              </w:rPr>
              <w:tab/>
            </w:r>
            <w:r w:rsidR="0069549F" w:rsidRPr="00022C7E">
              <w:rPr>
                <w:rStyle w:val="Hipervnculo"/>
                <w:noProof/>
                <w:shd w:val="clear" w:color="auto" w:fill="FFFFFF"/>
                <w:lang w:val="es-ES_tradnl"/>
              </w:rPr>
              <w:t>Web Aplicaciones móviles</w:t>
            </w:r>
            <w:r w:rsidR="0069549F">
              <w:rPr>
                <w:noProof/>
                <w:webHidden/>
              </w:rPr>
              <w:tab/>
            </w:r>
            <w:r w:rsidR="0069549F">
              <w:rPr>
                <w:noProof/>
                <w:webHidden/>
              </w:rPr>
              <w:fldChar w:fldCharType="begin"/>
            </w:r>
            <w:r w:rsidR="0069549F">
              <w:rPr>
                <w:noProof/>
                <w:webHidden/>
              </w:rPr>
              <w:instrText xml:space="preserve"> PAGEREF _Toc62568370 \h </w:instrText>
            </w:r>
            <w:r w:rsidR="0069549F">
              <w:rPr>
                <w:noProof/>
                <w:webHidden/>
              </w:rPr>
            </w:r>
            <w:r w:rsidR="0069549F">
              <w:rPr>
                <w:noProof/>
                <w:webHidden/>
              </w:rPr>
              <w:fldChar w:fldCharType="separate"/>
            </w:r>
            <w:r w:rsidR="0069549F">
              <w:rPr>
                <w:noProof/>
                <w:webHidden/>
              </w:rPr>
              <w:t>13</w:t>
            </w:r>
            <w:r w:rsidR="0069549F">
              <w:rPr>
                <w:noProof/>
                <w:webHidden/>
              </w:rPr>
              <w:fldChar w:fldCharType="end"/>
            </w:r>
          </w:hyperlink>
        </w:p>
        <w:p w14:paraId="129D7CDF" w14:textId="28FCE5C0" w:rsidR="0069549F" w:rsidRDefault="00D427B5">
          <w:pPr>
            <w:pStyle w:val="TDC3"/>
            <w:tabs>
              <w:tab w:val="left" w:pos="1320"/>
              <w:tab w:val="right" w:leader="dot" w:pos="9060"/>
            </w:tabs>
            <w:rPr>
              <w:noProof/>
              <w:lang w:val="pt-BR" w:eastAsia="pt-BR"/>
            </w:rPr>
          </w:pPr>
          <w:hyperlink w:anchor="_Toc62568371" w:history="1">
            <w:r w:rsidR="0069549F" w:rsidRPr="00022C7E">
              <w:rPr>
                <w:rStyle w:val="Hipervnculo"/>
                <w:noProof/>
                <w:lang w:val="es-ES_tradnl"/>
              </w:rPr>
              <w:t>2.6.2.</w:t>
            </w:r>
            <w:r w:rsidR="0069549F">
              <w:rPr>
                <w:noProof/>
                <w:lang w:val="pt-BR" w:eastAsia="pt-BR"/>
              </w:rPr>
              <w:tab/>
            </w:r>
            <w:r w:rsidR="0069549F" w:rsidRPr="00022C7E">
              <w:rPr>
                <w:rStyle w:val="Hipervnculo"/>
                <w:noProof/>
                <w:shd w:val="clear" w:color="auto" w:fill="FFFFFF"/>
                <w:lang w:val="es-ES_tradnl"/>
              </w:rPr>
              <w:t>Web Aplicaciones hibridas</w:t>
            </w:r>
            <w:r w:rsidR="0069549F">
              <w:rPr>
                <w:noProof/>
                <w:webHidden/>
              </w:rPr>
              <w:tab/>
            </w:r>
            <w:r w:rsidR="0069549F">
              <w:rPr>
                <w:noProof/>
                <w:webHidden/>
              </w:rPr>
              <w:fldChar w:fldCharType="begin"/>
            </w:r>
            <w:r w:rsidR="0069549F">
              <w:rPr>
                <w:noProof/>
                <w:webHidden/>
              </w:rPr>
              <w:instrText xml:space="preserve"> PAGEREF _Toc62568371 \h </w:instrText>
            </w:r>
            <w:r w:rsidR="0069549F">
              <w:rPr>
                <w:noProof/>
                <w:webHidden/>
              </w:rPr>
            </w:r>
            <w:r w:rsidR="0069549F">
              <w:rPr>
                <w:noProof/>
                <w:webHidden/>
              </w:rPr>
              <w:fldChar w:fldCharType="separate"/>
            </w:r>
            <w:r w:rsidR="0069549F">
              <w:rPr>
                <w:noProof/>
                <w:webHidden/>
              </w:rPr>
              <w:t>14</w:t>
            </w:r>
            <w:r w:rsidR="0069549F">
              <w:rPr>
                <w:noProof/>
                <w:webHidden/>
              </w:rPr>
              <w:fldChar w:fldCharType="end"/>
            </w:r>
          </w:hyperlink>
        </w:p>
        <w:p w14:paraId="3ECC361A" w14:textId="4A8FD421" w:rsidR="0069549F" w:rsidRDefault="00D427B5">
          <w:pPr>
            <w:pStyle w:val="TDC3"/>
            <w:tabs>
              <w:tab w:val="left" w:pos="1320"/>
              <w:tab w:val="right" w:leader="dot" w:pos="9060"/>
            </w:tabs>
            <w:rPr>
              <w:noProof/>
              <w:lang w:val="pt-BR" w:eastAsia="pt-BR"/>
            </w:rPr>
          </w:pPr>
          <w:hyperlink w:anchor="_Toc62568372" w:history="1">
            <w:r w:rsidR="0069549F" w:rsidRPr="00022C7E">
              <w:rPr>
                <w:rStyle w:val="Hipervnculo"/>
                <w:noProof/>
                <w:lang w:val="es-ES_tradnl"/>
              </w:rPr>
              <w:t>2.6.3.</w:t>
            </w:r>
            <w:r w:rsidR="0069549F">
              <w:rPr>
                <w:noProof/>
                <w:lang w:val="pt-BR" w:eastAsia="pt-BR"/>
              </w:rPr>
              <w:tab/>
            </w:r>
            <w:r w:rsidR="0069549F" w:rsidRPr="00022C7E">
              <w:rPr>
                <w:rStyle w:val="Hipervnculo"/>
                <w:noProof/>
                <w:lang w:val="es-ES_tradnl"/>
              </w:rPr>
              <w:t>Aplicaciones interpretadas</w:t>
            </w:r>
            <w:r w:rsidR="0069549F">
              <w:rPr>
                <w:noProof/>
                <w:webHidden/>
              </w:rPr>
              <w:tab/>
            </w:r>
            <w:r w:rsidR="0069549F">
              <w:rPr>
                <w:noProof/>
                <w:webHidden/>
              </w:rPr>
              <w:fldChar w:fldCharType="begin"/>
            </w:r>
            <w:r w:rsidR="0069549F">
              <w:rPr>
                <w:noProof/>
                <w:webHidden/>
              </w:rPr>
              <w:instrText xml:space="preserve"> PAGEREF _Toc62568372 \h </w:instrText>
            </w:r>
            <w:r w:rsidR="0069549F">
              <w:rPr>
                <w:noProof/>
                <w:webHidden/>
              </w:rPr>
            </w:r>
            <w:r w:rsidR="0069549F">
              <w:rPr>
                <w:noProof/>
                <w:webHidden/>
              </w:rPr>
              <w:fldChar w:fldCharType="separate"/>
            </w:r>
            <w:r w:rsidR="0069549F">
              <w:rPr>
                <w:noProof/>
                <w:webHidden/>
              </w:rPr>
              <w:t>15</w:t>
            </w:r>
            <w:r w:rsidR="0069549F">
              <w:rPr>
                <w:noProof/>
                <w:webHidden/>
              </w:rPr>
              <w:fldChar w:fldCharType="end"/>
            </w:r>
          </w:hyperlink>
        </w:p>
        <w:p w14:paraId="3B445B09" w14:textId="442F7B21" w:rsidR="0069549F" w:rsidRDefault="00D427B5">
          <w:pPr>
            <w:pStyle w:val="TDC3"/>
            <w:tabs>
              <w:tab w:val="left" w:pos="1320"/>
              <w:tab w:val="right" w:leader="dot" w:pos="9060"/>
            </w:tabs>
            <w:rPr>
              <w:noProof/>
              <w:lang w:val="pt-BR" w:eastAsia="pt-BR"/>
            </w:rPr>
          </w:pPr>
          <w:hyperlink w:anchor="_Toc62568373" w:history="1">
            <w:r w:rsidR="0069549F" w:rsidRPr="00022C7E">
              <w:rPr>
                <w:rStyle w:val="Hipervnculo"/>
                <w:noProof/>
                <w:lang w:val="es-ES_tradnl"/>
              </w:rPr>
              <w:t>2.6.4.</w:t>
            </w:r>
            <w:r w:rsidR="0069549F">
              <w:rPr>
                <w:noProof/>
                <w:lang w:val="pt-BR" w:eastAsia="pt-BR"/>
              </w:rPr>
              <w:tab/>
            </w:r>
            <w:r w:rsidR="0069549F" w:rsidRPr="00022C7E">
              <w:rPr>
                <w:rStyle w:val="Hipervnculo"/>
                <w:noProof/>
                <w:lang w:val="es-ES_tradnl"/>
              </w:rPr>
              <w:t>Aplicaciones generadas por multiplataformas</w:t>
            </w:r>
            <w:r w:rsidR="0069549F">
              <w:rPr>
                <w:noProof/>
                <w:webHidden/>
              </w:rPr>
              <w:tab/>
            </w:r>
            <w:r w:rsidR="0069549F">
              <w:rPr>
                <w:noProof/>
                <w:webHidden/>
              </w:rPr>
              <w:fldChar w:fldCharType="begin"/>
            </w:r>
            <w:r w:rsidR="0069549F">
              <w:rPr>
                <w:noProof/>
                <w:webHidden/>
              </w:rPr>
              <w:instrText xml:space="preserve"> PAGEREF _Toc62568373 \h </w:instrText>
            </w:r>
            <w:r w:rsidR="0069549F">
              <w:rPr>
                <w:noProof/>
                <w:webHidden/>
              </w:rPr>
            </w:r>
            <w:r w:rsidR="0069549F">
              <w:rPr>
                <w:noProof/>
                <w:webHidden/>
              </w:rPr>
              <w:fldChar w:fldCharType="separate"/>
            </w:r>
            <w:r w:rsidR="0069549F">
              <w:rPr>
                <w:noProof/>
                <w:webHidden/>
              </w:rPr>
              <w:t>16</w:t>
            </w:r>
            <w:r w:rsidR="0069549F">
              <w:rPr>
                <w:noProof/>
                <w:webHidden/>
              </w:rPr>
              <w:fldChar w:fldCharType="end"/>
            </w:r>
          </w:hyperlink>
        </w:p>
        <w:p w14:paraId="48654F12" w14:textId="5449E989" w:rsidR="0069549F" w:rsidRDefault="00D427B5">
          <w:pPr>
            <w:pStyle w:val="TDC2"/>
            <w:rPr>
              <w:noProof/>
              <w:lang w:val="pt-BR" w:eastAsia="pt-BR"/>
            </w:rPr>
          </w:pPr>
          <w:hyperlink w:anchor="_Toc62568374" w:history="1">
            <w:r w:rsidR="0069549F" w:rsidRPr="00022C7E">
              <w:rPr>
                <w:rStyle w:val="Hipervnculo"/>
                <w:noProof/>
                <w:lang w:val="es-ES_tradnl"/>
              </w:rPr>
              <w:t>2.7.</w:t>
            </w:r>
            <w:r w:rsidR="0069549F">
              <w:rPr>
                <w:noProof/>
                <w:lang w:val="pt-BR" w:eastAsia="pt-BR"/>
              </w:rPr>
              <w:tab/>
            </w:r>
            <w:r w:rsidR="0069549F" w:rsidRPr="00022C7E">
              <w:rPr>
                <w:rStyle w:val="Hipervnculo"/>
                <w:noProof/>
                <w:shd w:val="clear" w:color="auto" w:fill="FFFFFF"/>
              </w:rPr>
              <w:t>El problema de herramientas multiplataformas</w:t>
            </w:r>
            <w:r w:rsidR="0069549F">
              <w:rPr>
                <w:noProof/>
                <w:webHidden/>
              </w:rPr>
              <w:tab/>
            </w:r>
            <w:r w:rsidR="0069549F">
              <w:rPr>
                <w:noProof/>
                <w:webHidden/>
              </w:rPr>
              <w:fldChar w:fldCharType="begin"/>
            </w:r>
            <w:r w:rsidR="0069549F">
              <w:rPr>
                <w:noProof/>
                <w:webHidden/>
              </w:rPr>
              <w:instrText xml:space="preserve"> PAGEREF _Toc62568374 \h </w:instrText>
            </w:r>
            <w:r w:rsidR="0069549F">
              <w:rPr>
                <w:noProof/>
                <w:webHidden/>
              </w:rPr>
            </w:r>
            <w:r w:rsidR="0069549F">
              <w:rPr>
                <w:noProof/>
                <w:webHidden/>
              </w:rPr>
              <w:fldChar w:fldCharType="separate"/>
            </w:r>
            <w:r w:rsidR="0069549F">
              <w:rPr>
                <w:noProof/>
                <w:webHidden/>
              </w:rPr>
              <w:t>17</w:t>
            </w:r>
            <w:r w:rsidR="0069549F">
              <w:rPr>
                <w:noProof/>
                <w:webHidden/>
              </w:rPr>
              <w:fldChar w:fldCharType="end"/>
            </w:r>
          </w:hyperlink>
        </w:p>
        <w:p w14:paraId="71974778" w14:textId="3B1E2C2B" w:rsidR="0069549F" w:rsidRDefault="00D427B5">
          <w:pPr>
            <w:pStyle w:val="TDC1"/>
            <w:tabs>
              <w:tab w:val="left" w:pos="440"/>
              <w:tab w:val="right" w:leader="dot" w:pos="9060"/>
            </w:tabs>
            <w:rPr>
              <w:rFonts w:eastAsiaTheme="minorEastAsia"/>
              <w:noProof/>
              <w:lang w:val="pt-BR" w:eastAsia="pt-BR"/>
            </w:rPr>
          </w:pPr>
          <w:hyperlink w:anchor="_Toc62568375" w:history="1">
            <w:r w:rsidR="0069549F" w:rsidRPr="00022C7E">
              <w:rPr>
                <w:rStyle w:val="Hipervnculo"/>
                <w:noProof/>
              </w:rPr>
              <w:t>3.</w:t>
            </w:r>
            <w:r w:rsidR="0069549F">
              <w:rPr>
                <w:rFonts w:eastAsiaTheme="minorEastAsia"/>
                <w:noProof/>
                <w:lang w:val="pt-BR" w:eastAsia="pt-BR"/>
              </w:rPr>
              <w:tab/>
            </w:r>
            <w:r w:rsidR="0069549F" w:rsidRPr="00022C7E">
              <w:rPr>
                <w:rStyle w:val="Hipervnculo"/>
                <w:noProof/>
                <w:shd w:val="clear" w:color="auto" w:fill="FFFFFF"/>
              </w:rPr>
              <w:t>FLUTTER</w:t>
            </w:r>
            <w:r w:rsidR="0069549F">
              <w:rPr>
                <w:noProof/>
                <w:webHidden/>
              </w:rPr>
              <w:tab/>
            </w:r>
            <w:r w:rsidR="0069549F">
              <w:rPr>
                <w:noProof/>
                <w:webHidden/>
              </w:rPr>
              <w:fldChar w:fldCharType="begin"/>
            </w:r>
            <w:r w:rsidR="0069549F">
              <w:rPr>
                <w:noProof/>
                <w:webHidden/>
              </w:rPr>
              <w:instrText xml:space="preserve"> PAGEREF _Toc62568375 \h </w:instrText>
            </w:r>
            <w:r w:rsidR="0069549F">
              <w:rPr>
                <w:noProof/>
                <w:webHidden/>
              </w:rPr>
            </w:r>
            <w:r w:rsidR="0069549F">
              <w:rPr>
                <w:noProof/>
                <w:webHidden/>
              </w:rPr>
              <w:fldChar w:fldCharType="separate"/>
            </w:r>
            <w:r w:rsidR="0069549F">
              <w:rPr>
                <w:noProof/>
                <w:webHidden/>
              </w:rPr>
              <w:t>18</w:t>
            </w:r>
            <w:r w:rsidR="0069549F">
              <w:rPr>
                <w:noProof/>
                <w:webHidden/>
              </w:rPr>
              <w:fldChar w:fldCharType="end"/>
            </w:r>
          </w:hyperlink>
        </w:p>
        <w:p w14:paraId="539DAFF1" w14:textId="4337BA68" w:rsidR="0069549F" w:rsidRDefault="00D427B5">
          <w:pPr>
            <w:pStyle w:val="TDC2"/>
            <w:rPr>
              <w:noProof/>
              <w:lang w:val="pt-BR" w:eastAsia="pt-BR"/>
            </w:rPr>
          </w:pPr>
          <w:hyperlink w:anchor="_Toc62568376" w:history="1">
            <w:r w:rsidR="0069549F" w:rsidRPr="00022C7E">
              <w:rPr>
                <w:rStyle w:val="Hipervnculo"/>
                <w:noProof/>
              </w:rPr>
              <w:t>3.1.</w:t>
            </w:r>
            <w:r w:rsidR="0069549F">
              <w:rPr>
                <w:noProof/>
                <w:lang w:val="pt-BR" w:eastAsia="pt-BR"/>
              </w:rPr>
              <w:tab/>
            </w:r>
            <w:r w:rsidR="0069549F" w:rsidRPr="00022C7E">
              <w:rPr>
                <w:rStyle w:val="Hipervnculo"/>
                <w:noProof/>
                <w:shd w:val="clear" w:color="auto" w:fill="FFFFFF"/>
              </w:rPr>
              <w:t>¿Para qué sirve Flutter?</w:t>
            </w:r>
            <w:r w:rsidR="0069549F">
              <w:rPr>
                <w:noProof/>
                <w:webHidden/>
              </w:rPr>
              <w:tab/>
            </w:r>
            <w:r w:rsidR="0069549F">
              <w:rPr>
                <w:noProof/>
                <w:webHidden/>
              </w:rPr>
              <w:fldChar w:fldCharType="begin"/>
            </w:r>
            <w:r w:rsidR="0069549F">
              <w:rPr>
                <w:noProof/>
                <w:webHidden/>
              </w:rPr>
              <w:instrText xml:space="preserve"> PAGEREF _Toc62568376 \h </w:instrText>
            </w:r>
            <w:r w:rsidR="0069549F">
              <w:rPr>
                <w:noProof/>
                <w:webHidden/>
              </w:rPr>
            </w:r>
            <w:r w:rsidR="0069549F">
              <w:rPr>
                <w:noProof/>
                <w:webHidden/>
              </w:rPr>
              <w:fldChar w:fldCharType="separate"/>
            </w:r>
            <w:r w:rsidR="0069549F">
              <w:rPr>
                <w:noProof/>
                <w:webHidden/>
              </w:rPr>
              <w:t>18</w:t>
            </w:r>
            <w:r w:rsidR="0069549F">
              <w:rPr>
                <w:noProof/>
                <w:webHidden/>
              </w:rPr>
              <w:fldChar w:fldCharType="end"/>
            </w:r>
          </w:hyperlink>
        </w:p>
        <w:p w14:paraId="63739960" w14:textId="338E626A" w:rsidR="0069549F" w:rsidRDefault="00D427B5">
          <w:pPr>
            <w:pStyle w:val="TDC2"/>
            <w:rPr>
              <w:noProof/>
              <w:lang w:val="pt-BR" w:eastAsia="pt-BR"/>
            </w:rPr>
          </w:pPr>
          <w:hyperlink w:anchor="_Toc62568377" w:history="1">
            <w:r w:rsidR="0069549F" w:rsidRPr="00022C7E">
              <w:rPr>
                <w:rStyle w:val="Hipervnculo"/>
                <w:noProof/>
              </w:rPr>
              <w:t>3.2.</w:t>
            </w:r>
            <w:r w:rsidR="0069549F">
              <w:rPr>
                <w:noProof/>
                <w:lang w:val="pt-BR" w:eastAsia="pt-BR"/>
              </w:rPr>
              <w:tab/>
            </w:r>
            <w:r w:rsidR="0069549F" w:rsidRPr="00022C7E">
              <w:rPr>
                <w:rStyle w:val="Hipervnculo"/>
                <w:noProof/>
              </w:rPr>
              <w:t>Partes principales de Flutter</w:t>
            </w:r>
            <w:r w:rsidR="0069549F">
              <w:rPr>
                <w:noProof/>
                <w:webHidden/>
              </w:rPr>
              <w:tab/>
            </w:r>
            <w:r w:rsidR="0069549F">
              <w:rPr>
                <w:noProof/>
                <w:webHidden/>
              </w:rPr>
              <w:fldChar w:fldCharType="begin"/>
            </w:r>
            <w:r w:rsidR="0069549F">
              <w:rPr>
                <w:noProof/>
                <w:webHidden/>
              </w:rPr>
              <w:instrText xml:space="preserve"> PAGEREF _Toc62568377 \h </w:instrText>
            </w:r>
            <w:r w:rsidR="0069549F">
              <w:rPr>
                <w:noProof/>
                <w:webHidden/>
              </w:rPr>
            </w:r>
            <w:r w:rsidR="0069549F">
              <w:rPr>
                <w:noProof/>
                <w:webHidden/>
              </w:rPr>
              <w:fldChar w:fldCharType="separate"/>
            </w:r>
            <w:r w:rsidR="0069549F">
              <w:rPr>
                <w:noProof/>
                <w:webHidden/>
              </w:rPr>
              <w:t>18</w:t>
            </w:r>
            <w:r w:rsidR="0069549F">
              <w:rPr>
                <w:noProof/>
                <w:webHidden/>
              </w:rPr>
              <w:fldChar w:fldCharType="end"/>
            </w:r>
          </w:hyperlink>
        </w:p>
        <w:p w14:paraId="64CFD622" w14:textId="0E138BB2" w:rsidR="0069549F" w:rsidRDefault="00D427B5">
          <w:pPr>
            <w:pStyle w:val="TDC3"/>
            <w:tabs>
              <w:tab w:val="left" w:pos="1320"/>
              <w:tab w:val="right" w:leader="dot" w:pos="9060"/>
            </w:tabs>
            <w:rPr>
              <w:noProof/>
              <w:lang w:val="pt-BR" w:eastAsia="pt-BR"/>
            </w:rPr>
          </w:pPr>
          <w:hyperlink w:anchor="_Toc62568378" w:history="1">
            <w:r w:rsidR="0069549F" w:rsidRPr="00022C7E">
              <w:rPr>
                <w:rStyle w:val="Hipervnculo"/>
                <w:noProof/>
              </w:rPr>
              <w:t>3.2.1.</w:t>
            </w:r>
            <w:r w:rsidR="0069549F">
              <w:rPr>
                <w:noProof/>
                <w:lang w:val="pt-BR" w:eastAsia="pt-BR"/>
              </w:rPr>
              <w:tab/>
            </w:r>
            <w:r w:rsidR="0069549F" w:rsidRPr="00022C7E">
              <w:rPr>
                <w:rStyle w:val="Hipervnculo"/>
                <w:noProof/>
              </w:rPr>
              <w:t>Flutter Engine</w:t>
            </w:r>
            <w:r w:rsidR="0069549F">
              <w:rPr>
                <w:noProof/>
                <w:webHidden/>
              </w:rPr>
              <w:tab/>
            </w:r>
            <w:r w:rsidR="0069549F">
              <w:rPr>
                <w:noProof/>
                <w:webHidden/>
              </w:rPr>
              <w:fldChar w:fldCharType="begin"/>
            </w:r>
            <w:r w:rsidR="0069549F">
              <w:rPr>
                <w:noProof/>
                <w:webHidden/>
              </w:rPr>
              <w:instrText xml:space="preserve"> PAGEREF _Toc62568378 \h </w:instrText>
            </w:r>
            <w:r w:rsidR="0069549F">
              <w:rPr>
                <w:noProof/>
                <w:webHidden/>
              </w:rPr>
            </w:r>
            <w:r w:rsidR="0069549F">
              <w:rPr>
                <w:noProof/>
                <w:webHidden/>
              </w:rPr>
              <w:fldChar w:fldCharType="separate"/>
            </w:r>
            <w:r w:rsidR="0069549F">
              <w:rPr>
                <w:noProof/>
                <w:webHidden/>
              </w:rPr>
              <w:t>19</w:t>
            </w:r>
            <w:r w:rsidR="0069549F">
              <w:rPr>
                <w:noProof/>
                <w:webHidden/>
              </w:rPr>
              <w:fldChar w:fldCharType="end"/>
            </w:r>
          </w:hyperlink>
        </w:p>
        <w:p w14:paraId="1456C386" w14:textId="529FC9B8" w:rsidR="0069549F" w:rsidRDefault="00D427B5">
          <w:pPr>
            <w:pStyle w:val="TDC3"/>
            <w:tabs>
              <w:tab w:val="left" w:pos="1320"/>
              <w:tab w:val="right" w:leader="dot" w:pos="9060"/>
            </w:tabs>
            <w:rPr>
              <w:noProof/>
              <w:lang w:val="pt-BR" w:eastAsia="pt-BR"/>
            </w:rPr>
          </w:pPr>
          <w:hyperlink w:anchor="_Toc62568379" w:history="1">
            <w:r w:rsidR="0069549F" w:rsidRPr="00022C7E">
              <w:rPr>
                <w:rStyle w:val="Hipervnculo"/>
                <w:noProof/>
              </w:rPr>
              <w:t>3.2.2.</w:t>
            </w:r>
            <w:r w:rsidR="0069549F">
              <w:rPr>
                <w:noProof/>
                <w:lang w:val="pt-BR" w:eastAsia="pt-BR"/>
              </w:rPr>
              <w:tab/>
            </w:r>
            <w:r w:rsidR="0069549F" w:rsidRPr="00022C7E">
              <w:rPr>
                <w:rStyle w:val="Hipervnculo"/>
                <w:noProof/>
              </w:rPr>
              <w:t>Foundation Library</w:t>
            </w:r>
            <w:r w:rsidR="0069549F">
              <w:rPr>
                <w:noProof/>
                <w:webHidden/>
              </w:rPr>
              <w:tab/>
            </w:r>
            <w:r w:rsidR="0069549F">
              <w:rPr>
                <w:noProof/>
                <w:webHidden/>
              </w:rPr>
              <w:fldChar w:fldCharType="begin"/>
            </w:r>
            <w:r w:rsidR="0069549F">
              <w:rPr>
                <w:noProof/>
                <w:webHidden/>
              </w:rPr>
              <w:instrText xml:space="preserve"> PAGEREF _Toc62568379 \h </w:instrText>
            </w:r>
            <w:r w:rsidR="0069549F">
              <w:rPr>
                <w:noProof/>
                <w:webHidden/>
              </w:rPr>
            </w:r>
            <w:r w:rsidR="0069549F">
              <w:rPr>
                <w:noProof/>
                <w:webHidden/>
              </w:rPr>
              <w:fldChar w:fldCharType="separate"/>
            </w:r>
            <w:r w:rsidR="0069549F">
              <w:rPr>
                <w:noProof/>
                <w:webHidden/>
              </w:rPr>
              <w:t>19</w:t>
            </w:r>
            <w:r w:rsidR="0069549F">
              <w:rPr>
                <w:noProof/>
                <w:webHidden/>
              </w:rPr>
              <w:fldChar w:fldCharType="end"/>
            </w:r>
          </w:hyperlink>
        </w:p>
        <w:p w14:paraId="5F97B81B" w14:textId="35538356" w:rsidR="0069549F" w:rsidRDefault="00D427B5">
          <w:pPr>
            <w:pStyle w:val="TDC3"/>
            <w:tabs>
              <w:tab w:val="left" w:pos="1320"/>
              <w:tab w:val="right" w:leader="dot" w:pos="9060"/>
            </w:tabs>
            <w:rPr>
              <w:noProof/>
              <w:lang w:val="pt-BR" w:eastAsia="pt-BR"/>
            </w:rPr>
          </w:pPr>
          <w:hyperlink w:anchor="_Toc62568380" w:history="1">
            <w:r w:rsidR="0069549F" w:rsidRPr="00022C7E">
              <w:rPr>
                <w:rStyle w:val="Hipervnculo"/>
                <w:noProof/>
              </w:rPr>
              <w:t>3.2.3.</w:t>
            </w:r>
            <w:r w:rsidR="0069549F">
              <w:rPr>
                <w:noProof/>
                <w:lang w:val="pt-BR" w:eastAsia="pt-BR"/>
              </w:rPr>
              <w:tab/>
            </w:r>
            <w:r w:rsidR="0069549F" w:rsidRPr="00022C7E">
              <w:rPr>
                <w:rStyle w:val="Hipervnculo"/>
                <w:noProof/>
              </w:rPr>
              <w:t>Dart</w:t>
            </w:r>
            <w:r w:rsidR="0069549F">
              <w:rPr>
                <w:noProof/>
                <w:webHidden/>
              </w:rPr>
              <w:tab/>
            </w:r>
            <w:r w:rsidR="0069549F">
              <w:rPr>
                <w:noProof/>
                <w:webHidden/>
              </w:rPr>
              <w:fldChar w:fldCharType="begin"/>
            </w:r>
            <w:r w:rsidR="0069549F">
              <w:rPr>
                <w:noProof/>
                <w:webHidden/>
              </w:rPr>
              <w:instrText xml:space="preserve"> PAGEREF _Toc62568380 \h </w:instrText>
            </w:r>
            <w:r w:rsidR="0069549F">
              <w:rPr>
                <w:noProof/>
                <w:webHidden/>
              </w:rPr>
            </w:r>
            <w:r w:rsidR="0069549F">
              <w:rPr>
                <w:noProof/>
                <w:webHidden/>
              </w:rPr>
              <w:fldChar w:fldCharType="separate"/>
            </w:r>
            <w:r w:rsidR="0069549F">
              <w:rPr>
                <w:noProof/>
                <w:webHidden/>
              </w:rPr>
              <w:t>19</w:t>
            </w:r>
            <w:r w:rsidR="0069549F">
              <w:rPr>
                <w:noProof/>
                <w:webHidden/>
              </w:rPr>
              <w:fldChar w:fldCharType="end"/>
            </w:r>
          </w:hyperlink>
        </w:p>
        <w:p w14:paraId="5A7EC823" w14:textId="54B59A35" w:rsidR="0069549F" w:rsidRDefault="00D427B5">
          <w:pPr>
            <w:pStyle w:val="TDC3"/>
            <w:tabs>
              <w:tab w:val="left" w:pos="1320"/>
              <w:tab w:val="right" w:leader="dot" w:pos="9060"/>
            </w:tabs>
            <w:rPr>
              <w:noProof/>
              <w:lang w:val="pt-BR" w:eastAsia="pt-BR"/>
            </w:rPr>
          </w:pPr>
          <w:hyperlink w:anchor="_Toc62568381" w:history="1">
            <w:r w:rsidR="0069549F" w:rsidRPr="00022C7E">
              <w:rPr>
                <w:rStyle w:val="Hipervnculo"/>
                <w:noProof/>
              </w:rPr>
              <w:t>3.2.4.</w:t>
            </w:r>
            <w:r w:rsidR="0069549F">
              <w:rPr>
                <w:noProof/>
                <w:lang w:val="pt-BR" w:eastAsia="pt-BR"/>
              </w:rPr>
              <w:tab/>
            </w:r>
            <w:r w:rsidR="0069549F" w:rsidRPr="00022C7E">
              <w:rPr>
                <w:rStyle w:val="Hipervnculo"/>
                <w:noProof/>
              </w:rPr>
              <w:t>Widgets</w:t>
            </w:r>
            <w:r w:rsidR="0069549F">
              <w:rPr>
                <w:noProof/>
                <w:webHidden/>
              </w:rPr>
              <w:tab/>
            </w:r>
            <w:r w:rsidR="0069549F">
              <w:rPr>
                <w:noProof/>
                <w:webHidden/>
              </w:rPr>
              <w:fldChar w:fldCharType="begin"/>
            </w:r>
            <w:r w:rsidR="0069549F">
              <w:rPr>
                <w:noProof/>
                <w:webHidden/>
              </w:rPr>
              <w:instrText xml:space="preserve"> PAGEREF _Toc62568381 \h </w:instrText>
            </w:r>
            <w:r w:rsidR="0069549F">
              <w:rPr>
                <w:noProof/>
                <w:webHidden/>
              </w:rPr>
            </w:r>
            <w:r w:rsidR="0069549F">
              <w:rPr>
                <w:noProof/>
                <w:webHidden/>
              </w:rPr>
              <w:fldChar w:fldCharType="separate"/>
            </w:r>
            <w:r w:rsidR="0069549F">
              <w:rPr>
                <w:noProof/>
                <w:webHidden/>
              </w:rPr>
              <w:t>20</w:t>
            </w:r>
            <w:r w:rsidR="0069549F">
              <w:rPr>
                <w:noProof/>
                <w:webHidden/>
              </w:rPr>
              <w:fldChar w:fldCharType="end"/>
            </w:r>
          </w:hyperlink>
        </w:p>
        <w:p w14:paraId="4CD0C8DF" w14:textId="707832DA" w:rsidR="0069549F" w:rsidRDefault="00D427B5">
          <w:pPr>
            <w:pStyle w:val="TDC2"/>
            <w:rPr>
              <w:noProof/>
              <w:lang w:val="pt-BR" w:eastAsia="pt-BR"/>
            </w:rPr>
          </w:pPr>
          <w:hyperlink w:anchor="_Toc62568382" w:history="1">
            <w:r w:rsidR="0069549F" w:rsidRPr="00022C7E">
              <w:rPr>
                <w:rStyle w:val="Hipervnculo"/>
                <w:noProof/>
              </w:rPr>
              <w:t>3.3.</w:t>
            </w:r>
            <w:r w:rsidR="0069549F">
              <w:rPr>
                <w:noProof/>
                <w:lang w:val="pt-BR" w:eastAsia="pt-BR"/>
              </w:rPr>
              <w:tab/>
            </w:r>
            <w:r w:rsidR="0069549F" w:rsidRPr="00022C7E">
              <w:rPr>
                <w:rStyle w:val="Hipervnculo"/>
                <w:noProof/>
              </w:rPr>
              <w:t>Ventajas</w:t>
            </w:r>
            <w:r w:rsidR="0069549F">
              <w:rPr>
                <w:noProof/>
                <w:webHidden/>
              </w:rPr>
              <w:tab/>
            </w:r>
            <w:r w:rsidR="0069549F">
              <w:rPr>
                <w:noProof/>
                <w:webHidden/>
              </w:rPr>
              <w:fldChar w:fldCharType="begin"/>
            </w:r>
            <w:r w:rsidR="0069549F">
              <w:rPr>
                <w:noProof/>
                <w:webHidden/>
              </w:rPr>
              <w:instrText xml:space="preserve"> PAGEREF _Toc62568382 \h </w:instrText>
            </w:r>
            <w:r w:rsidR="0069549F">
              <w:rPr>
                <w:noProof/>
                <w:webHidden/>
              </w:rPr>
            </w:r>
            <w:r w:rsidR="0069549F">
              <w:rPr>
                <w:noProof/>
                <w:webHidden/>
              </w:rPr>
              <w:fldChar w:fldCharType="separate"/>
            </w:r>
            <w:r w:rsidR="0069549F">
              <w:rPr>
                <w:noProof/>
                <w:webHidden/>
              </w:rPr>
              <w:t>21</w:t>
            </w:r>
            <w:r w:rsidR="0069549F">
              <w:rPr>
                <w:noProof/>
                <w:webHidden/>
              </w:rPr>
              <w:fldChar w:fldCharType="end"/>
            </w:r>
          </w:hyperlink>
        </w:p>
        <w:p w14:paraId="00B6EAE8" w14:textId="5D9A5D41" w:rsidR="0069549F" w:rsidRDefault="00D427B5">
          <w:pPr>
            <w:pStyle w:val="TDC3"/>
            <w:tabs>
              <w:tab w:val="left" w:pos="1320"/>
              <w:tab w:val="right" w:leader="dot" w:pos="9060"/>
            </w:tabs>
            <w:rPr>
              <w:noProof/>
              <w:lang w:val="pt-BR" w:eastAsia="pt-BR"/>
            </w:rPr>
          </w:pPr>
          <w:hyperlink w:anchor="_Toc62568383" w:history="1">
            <w:r w:rsidR="0069549F" w:rsidRPr="00022C7E">
              <w:rPr>
                <w:rStyle w:val="Hipervnculo"/>
                <w:i/>
                <w:iCs/>
                <w:noProof/>
              </w:rPr>
              <w:t>3.3.1.</w:t>
            </w:r>
            <w:r w:rsidR="0069549F">
              <w:rPr>
                <w:noProof/>
                <w:lang w:val="pt-BR" w:eastAsia="pt-BR"/>
              </w:rPr>
              <w:tab/>
            </w:r>
            <w:r w:rsidR="0069549F" w:rsidRPr="00022C7E">
              <w:rPr>
                <w:rStyle w:val="Hipervnculo"/>
                <w:i/>
                <w:iCs/>
                <w:noProof/>
              </w:rPr>
              <w:t>Hot Reload</w:t>
            </w:r>
            <w:r w:rsidR="0069549F">
              <w:rPr>
                <w:noProof/>
                <w:webHidden/>
              </w:rPr>
              <w:tab/>
            </w:r>
            <w:r w:rsidR="0069549F">
              <w:rPr>
                <w:noProof/>
                <w:webHidden/>
              </w:rPr>
              <w:fldChar w:fldCharType="begin"/>
            </w:r>
            <w:r w:rsidR="0069549F">
              <w:rPr>
                <w:noProof/>
                <w:webHidden/>
              </w:rPr>
              <w:instrText xml:space="preserve"> PAGEREF _Toc62568383 \h </w:instrText>
            </w:r>
            <w:r w:rsidR="0069549F">
              <w:rPr>
                <w:noProof/>
                <w:webHidden/>
              </w:rPr>
            </w:r>
            <w:r w:rsidR="0069549F">
              <w:rPr>
                <w:noProof/>
                <w:webHidden/>
              </w:rPr>
              <w:fldChar w:fldCharType="separate"/>
            </w:r>
            <w:r w:rsidR="0069549F">
              <w:rPr>
                <w:noProof/>
                <w:webHidden/>
              </w:rPr>
              <w:t>22</w:t>
            </w:r>
            <w:r w:rsidR="0069549F">
              <w:rPr>
                <w:noProof/>
                <w:webHidden/>
              </w:rPr>
              <w:fldChar w:fldCharType="end"/>
            </w:r>
          </w:hyperlink>
        </w:p>
        <w:p w14:paraId="045E7C3C" w14:textId="041BF3B8" w:rsidR="0069549F" w:rsidRDefault="00D427B5">
          <w:pPr>
            <w:pStyle w:val="TDC3"/>
            <w:tabs>
              <w:tab w:val="left" w:pos="1320"/>
              <w:tab w:val="right" w:leader="dot" w:pos="9060"/>
            </w:tabs>
            <w:rPr>
              <w:noProof/>
              <w:lang w:val="pt-BR" w:eastAsia="pt-BR"/>
            </w:rPr>
          </w:pPr>
          <w:hyperlink w:anchor="_Toc62568384" w:history="1">
            <w:r w:rsidR="0069549F" w:rsidRPr="00022C7E">
              <w:rPr>
                <w:rStyle w:val="Hipervnculo"/>
                <w:noProof/>
              </w:rPr>
              <w:t>3.3.2.</w:t>
            </w:r>
            <w:r w:rsidR="0069549F">
              <w:rPr>
                <w:noProof/>
                <w:lang w:val="pt-BR" w:eastAsia="pt-BR"/>
              </w:rPr>
              <w:tab/>
            </w:r>
            <w:r w:rsidR="0069549F" w:rsidRPr="00022C7E">
              <w:rPr>
                <w:rStyle w:val="Hipervnculo"/>
                <w:noProof/>
              </w:rPr>
              <w:t>Multiplataforma de verdad</w:t>
            </w:r>
            <w:r w:rsidR="0069549F">
              <w:rPr>
                <w:noProof/>
                <w:webHidden/>
              </w:rPr>
              <w:tab/>
            </w:r>
            <w:r w:rsidR="0069549F">
              <w:rPr>
                <w:noProof/>
                <w:webHidden/>
              </w:rPr>
              <w:fldChar w:fldCharType="begin"/>
            </w:r>
            <w:r w:rsidR="0069549F">
              <w:rPr>
                <w:noProof/>
                <w:webHidden/>
              </w:rPr>
              <w:instrText xml:space="preserve"> PAGEREF _Toc62568384 \h </w:instrText>
            </w:r>
            <w:r w:rsidR="0069549F">
              <w:rPr>
                <w:noProof/>
                <w:webHidden/>
              </w:rPr>
            </w:r>
            <w:r w:rsidR="0069549F">
              <w:rPr>
                <w:noProof/>
                <w:webHidden/>
              </w:rPr>
              <w:fldChar w:fldCharType="separate"/>
            </w:r>
            <w:r w:rsidR="0069549F">
              <w:rPr>
                <w:noProof/>
                <w:webHidden/>
              </w:rPr>
              <w:t>22</w:t>
            </w:r>
            <w:r w:rsidR="0069549F">
              <w:rPr>
                <w:noProof/>
                <w:webHidden/>
              </w:rPr>
              <w:fldChar w:fldCharType="end"/>
            </w:r>
          </w:hyperlink>
        </w:p>
        <w:p w14:paraId="37D0B4E2" w14:textId="5E2D0A5D" w:rsidR="0069549F" w:rsidRDefault="00D427B5">
          <w:pPr>
            <w:pStyle w:val="TDC3"/>
            <w:tabs>
              <w:tab w:val="left" w:pos="1320"/>
              <w:tab w:val="right" w:leader="dot" w:pos="9060"/>
            </w:tabs>
            <w:rPr>
              <w:noProof/>
              <w:lang w:val="pt-BR" w:eastAsia="pt-BR"/>
            </w:rPr>
          </w:pPr>
          <w:hyperlink w:anchor="_Toc62568385" w:history="1">
            <w:r w:rsidR="0069549F" w:rsidRPr="00022C7E">
              <w:rPr>
                <w:rStyle w:val="Hipervnculo"/>
                <w:noProof/>
              </w:rPr>
              <w:t>3.3.3.</w:t>
            </w:r>
            <w:r w:rsidR="0069549F">
              <w:rPr>
                <w:noProof/>
                <w:lang w:val="pt-BR" w:eastAsia="pt-BR"/>
              </w:rPr>
              <w:tab/>
            </w:r>
            <w:r w:rsidR="0069549F" w:rsidRPr="00022C7E">
              <w:rPr>
                <w:rStyle w:val="Hipervnculo"/>
                <w:noProof/>
              </w:rPr>
              <w:t>Dart</w:t>
            </w:r>
            <w:r w:rsidR="0069549F">
              <w:rPr>
                <w:noProof/>
                <w:webHidden/>
              </w:rPr>
              <w:tab/>
            </w:r>
            <w:r w:rsidR="0069549F">
              <w:rPr>
                <w:noProof/>
                <w:webHidden/>
              </w:rPr>
              <w:fldChar w:fldCharType="begin"/>
            </w:r>
            <w:r w:rsidR="0069549F">
              <w:rPr>
                <w:noProof/>
                <w:webHidden/>
              </w:rPr>
              <w:instrText xml:space="preserve"> PAGEREF _Toc62568385 \h </w:instrText>
            </w:r>
            <w:r w:rsidR="0069549F">
              <w:rPr>
                <w:noProof/>
                <w:webHidden/>
              </w:rPr>
            </w:r>
            <w:r w:rsidR="0069549F">
              <w:rPr>
                <w:noProof/>
                <w:webHidden/>
              </w:rPr>
              <w:fldChar w:fldCharType="separate"/>
            </w:r>
            <w:r w:rsidR="0069549F">
              <w:rPr>
                <w:noProof/>
                <w:webHidden/>
              </w:rPr>
              <w:t>22</w:t>
            </w:r>
            <w:r w:rsidR="0069549F">
              <w:rPr>
                <w:noProof/>
                <w:webHidden/>
              </w:rPr>
              <w:fldChar w:fldCharType="end"/>
            </w:r>
          </w:hyperlink>
        </w:p>
        <w:p w14:paraId="5CB81215" w14:textId="5030747E" w:rsidR="0069549F" w:rsidRDefault="00D427B5">
          <w:pPr>
            <w:pStyle w:val="TDC3"/>
            <w:tabs>
              <w:tab w:val="left" w:pos="1320"/>
              <w:tab w:val="right" w:leader="dot" w:pos="9060"/>
            </w:tabs>
            <w:rPr>
              <w:noProof/>
              <w:lang w:val="pt-BR" w:eastAsia="pt-BR"/>
            </w:rPr>
          </w:pPr>
          <w:hyperlink w:anchor="_Toc62568386" w:history="1">
            <w:r w:rsidR="0069549F" w:rsidRPr="00022C7E">
              <w:rPr>
                <w:rStyle w:val="Hipervnculo"/>
                <w:noProof/>
              </w:rPr>
              <w:t>3.3.4.</w:t>
            </w:r>
            <w:r w:rsidR="0069549F">
              <w:rPr>
                <w:noProof/>
                <w:lang w:val="pt-BR" w:eastAsia="pt-BR"/>
              </w:rPr>
              <w:tab/>
            </w:r>
            <w:r w:rsidR="0069549F" w:rsidRPr="00022C7E">
              <w:rPr>
                <w:rStyle w:val="Hipervnculo"/>
                <w:noProof/>
              </w:rPr>
              <w:t>Widgets</w:t>
            </w:r>
            <w:r w:rsidR="0069549F">
              <w:rPr>
                <w:noProof/>
                <w:webHidden/>
              </w:rPr>
              <w:tab/>
            </w:r>
            <w:r w:rsidR="0069549F">
              <w:rPr>
                <w:noProof/>
                <w:webHidden/>
              </w:rPr>
              <w:fldChar w:fldCharType="begin"/>
            </w:r>
            <w:r w:rsidR="0069549F">
              <w:rPr>
                <w:noProof/>
                <w:webHidden/>
              </w:rPr>
              <w:instrText xml:space="preserve"> PAGEREF _Toc62568386 \h </w:instrText>
            </w:r>
            <w:r w:rsidR="0069549F">
              <w:rPr>
                <w:noProof/>
                <w:webHidden/>
              </w:rPr>
            </w:r>
            <w:r w:rsidR="0069549F">
              <w:rPr>
                <w:noProof/>
                <w:webHidden/>
              </w:rPr>
              <w:fldChar w:fldCharType="separate"/>
            </w:r>
            <w:r w:rsidR="0069549F">
              <w:rPr>
                <w:noProof/>
                <w:webHidden/>
              </w:rPr>
              <w:t>22</w:t>
            </w:r>
            <w:r w:rsidR="0069549F">
              <w:rPr>
                <w:noProof/>
                <w:webHidden/>
              </w:rPr>
              <w:fldChar w:fldCharType="end"/>
            </w:r>
          </w:hyperlink>
        </w:p>
        <w:p w14:paraId="1C9A9143" w14:textId="14AAE477" w:rsidR="0069549F" w:rsidRDefault="00D427B5">
          <w:pPr>
            <w:pStyle w:val="TDC3"/>
            <w:tabs>
              <w:tab w:val="left" w:pos="1320"/>
              <w:tab w:val="right" w:leader="dot" w:pos="9060"/>
            </w:tabs>
            <w:rPr>
              <w:noProof/>
              <w:lang w:val="pt-BR" w:eastAsia="pt-BR"/>
            </w:rPr>
          </w:pPr>
          <w:hyperlink w:anchor="_Toc62568387" w:history="1">
            <w:r w:rsidR="0069549F" w:rsidRPr="00022C7E">
              <w:rPr>
                <w:rStyle w:val="Hipervnculo"/>
                <w:noProof/>
              </w:rPr>
              <w:t>3.3.5.</w:t>
            </w:r>
            <w:r w:rsidR="0069549F">
              <w:rPr>
                <w:noProof/>
                <w:lang w:val="pt-BR" w:eastAsia="pt-BR"/>
              </w:rPr>
              <w:tab/>
            </w:r>
            <w:r w:rsidR="0069549F" w:rsidRPr="00022C7E">
              <w:rPr>
                <w:rStyle w:val="Hipervnculo"/>
                <w:noProof/>
              </w:rPr>
              <w:t>Herramientas</w:t>
            </w:r>
            <w:r w:rsidR="0069549F">
              <w:rPr>
                <w:noProof/>
                <w:webHidden/>
              </w:rPr>
              <w:tab/>
            </w:r>
            <w:r w:rsidR="0069549F">
              <w:rPr>
                <w:noProof/>
                <w:webHidden/>
              </w:rPr>
              <w:fldChar w:fldCharType="begin"/>
            </w:r>
            <w:r w:rsidR="0069549F">
              <w:rPr>
                <w:noProof/>
                <w:webHidden/>
              </w:rPr>
              <w:instrText xml:space="preserve"> PAGEREF _Toc62568387 \h </w:instrText>
            </w:r>
            <w:r w:rsidR="0069549F">
              <w:rPr>
                <w:noProof/>
                <w:webHidden/>
              </w:rPr>
            </w:r>
            <w:r w:rsidR="0069549F">
              <w:rPr>
                <w:noProof/>
                <w:webHidden/>
              </w:rPr>
              <w:fldChar w:fldCharType="separate"/>
            </w:r>
            <w:r w:rsidR="0069549F">
              <w:rPr>
                <w:noProof/>
                <w:webHidden/>
              </w:rPr>
              <w:t>22</w:t>
            </w:r>
            <w:r w:rsidR="0069549F">
              <w:rPr>
                <w:noProof/>
                <w:webHidden/>
              </w:rPr>
              <w:fldChar w:fldCharType="end"/>
            </w:r>
          </w:hyperlink>
        </w:p>
        <w:p w14:paraId="70C384D0" w14:textId="7FB997F4" w:rsidR="0069549F" w:rsidRDefault="00D427B5">
          <w:pPr>
            <w:pStyle w:val="TDC2"/>
            <w:rPr>
              <w:noProof/>
              <w:lang w:val="pt-BR" w:eastAsia="pt-BR"/>
            </w:rPr>
          </w:pPr>
          <w:hyperlink w:anchor="_Toc62568388" w:history="1">
            <w:r w:rsidR="0069549F" w:rsidRPr="00022C7E">
              <w:rPr>
                <w:rStyle w:val="Hipervnculo"/>
                <w:noProof/>
              </w:rPr>
              <w:t>3.4.</w:t>
            </w:r>
            <w:r w:rsidR="0069549F">
              <w:rPr>
                <w:noProof/>
                <w:lang w:val="pt-BR" w:eastAsia="pt-BR"/>
              </w:rPr>
              <w:tab/>
            </w:r>
            <w:r w:rsidR="0069549F" w:rsidRPr="00022C7E">
              <w:rPr>
                <w:rStyle w:val="Hipervnculo"/>
                <w:noProof/>
              </w:rPr>
              <w:t>Desventajas</w:t>
            </w:r>
            <w:r w:rsidR="0069549F">
              <w:rPr>
                <w:noProof/>
                <w:webHidden/>
              </w:rPr>
              <w:tab/>
            </w:r>
            <w:r w:rsidR="0069549F">
              <w:rPr>
                <w:noProof/>
                <w:webHidden/>
              </w:rPr>
              <w:fldChar w:fldCharType="begin"/>
            </w:r>
            <w:r w:rsidR="0069549F">
              <w:rPr>
                <w:noProof/>
                <w:webHidden/>
              </w:rPr>
              <w:instrText xml:space="preserve"> PAGEREF _Toc62568388 \h </w:instrText>
            </w:r>
            <w:r w:rsidR="0069549F">
              <w:rPr>
                <w:noProof/>
                <w:webHidden/>
              </w:rPr>
            </w:r>
            <w:r w:rsidR="0069549F">
              <w:rPr>
                <w:noProof/>
                <w:webHidden/>
              </w:rPr>
              <w:fldChar w:fldCharType="separate"/>
            </w:r>
            <w:r w:rsidR="0069549F">
              <w:rPr>
                <w:noProof/>
                <w:webHidden/>
              </w:rPr>
              <w:t>23</w:t>
            </w:r>
            <w:r w:rsidR="0069549F">
              <w:rPr>
                <w:noProof/>
                <w:webHidden/>
              </w:rPr>
              <w:fldChar w:fldCharType="end"/>
            </w:r>
          </w:hyperlink>
        </w:p>
        <w:p w14:paraId="17CB18B9" w14:textId="2957261F" w:rsidR="0069549F" w:rsidRDefault="00D427B5">
          <w:pPr>
            <w:pStyle w:val="TDC3"/>
            <w:tabs>
              <w:tab w:val="left" w:pos="1320"/>
              <w:tab w:val="right" w:leader="dot" w:pos="9060"/>
            </w:tabs>
            <w:rPr>
              <w:noProof/>
              <w:lang w:val="pt-BR" w:eastAsia="pt-BR"/>
            </w:rPr>
          </w:pPr>
          <w:hyperlink w:anchor="_Toc62568389" w:history="1">
            <w:r w:rsidR="0069549F" w:rsidRPr="00022C7E">
              <w:rPr>
                <w:rStyle w:val="Hipervnculo"/>
                <w:noProof/>
              </w:rPr>
              <w:t>3.4.1.</w:t>
            </w:r>
            <w:r w:rsidR="0069549F">
              <w:rPr>
                <w:noProof/>
                <w:lang w:val="pt-BR" w:eastAsia="pt-BR"/>
              </w:rPr>
              <w:tab/>
            </w:r>
            <w:r w:rsidR="0069549F" w:rsidRPr="00022C7E">
              <w:rPr>
                <w:rStyle w:val="Hipervnculo"/>
                <w:noProof/>
              </w:rPr>
              <w:t>Herramienta nueva</w:t>
            </w:r>
            <w:r w:rsidR="0069549F">
              <w:rPr>
                <w:noProof/>
                <w:webHidden/>
              </w:rPr>
              <w:tab/>
            </w:r>
            <w:r w:rsidR="0069549F">
              <w:rPr>
                <w:noProof/>
                <w:webHidden/>
              </w:rPr>
              <w:fldChar w:fldCharType="begin"/>
            </w:r>
            <w:r w:rsidR="0069549F">
              <w:rPr>
                <w:noProof/>
                <w:webHidden/>
              </w:rPr>
              <w:instrText xml:space="preserve"> PAGEREF _Toc62568389 \h </w:instrText>
            </w:r>
            <w:r w:rsidR="0069549F">
              <w:rPr>
                <w:noProof/>
                <w:webHidden/>
              </w:rPr>
            </w:r>
            <w:r w:rsidR="0069549F">
              <w:rPr>
                <w:noProof/>
                <w:webHidden/>
              </w:rPr>
              <w:fldChar w:fldCharType="separate"/>
            </w:r>
            <w:r w:rsidR="0069549F">
              <w:rPr>
                <w:noProof/>
                <w:webHidden/>
              </w:rPr>
              <w:t>23</w:t>
            </w:r>
            <w:r w:rsidR="0069549F">
              <w:rPr>
                <w:noProof/>
                <w:webHidden/>
              </w:rPr>
              <w:fldChar w:fldCharType="end"/>
            </w:r>
          </w:hyperlink>
        </w:p>
        <w:p w14:paraId="6580401B" w14:textId="2D3F7860" w:rsidR="0069549F" w:rsidRDefault="00D427B5">
          <w:pPr>
            <w:pStyle w:val="TDC3"/>
            <w:tabs>
              <w:tab w:val="left" w:pos="1320"/>
              <w:tab w:val="right" w:leader="dot" w:pos="9060"/>
            </w:tabs>
            <w:rPr>
              <w:noProof/>
              <w:lang w:val="pt-BR" w:eastAsia="pt-BR"/>
            </w:rPr>
          </w:pPr>
          <w:hyperlink w:anchor="_Toc62568390" w:history="1">
            <w:r w:rsidR="0069549F" w:rsidRPr="00022C7E">
              <w:rPr>
                <w:rStyle w:val="Hipervnculo"/>
                <w:noProof/>
              </w:rPr>
              <w:t>3.4.2.</w:t>
            </w:r>
            <w:r w:rsidR="0069549F">
              <w:rPr>
                <w:noProof/>
                <w:lang w:val="pt-BR" w:eastAsia="pt-BR"/>
              </w:rPr>
              <w:tab/>
            </w:r>
            <w:r w:rsidR="0069549F" w:rsidRPr="00022C7E">
              <w:rPr>
                <w:rStyle w:val="Hipervnculo"/>
                <w:noProof/>
              </w:rPr>
              <w:t>Mezcla de código</w:t>
            </w:r>
            <w:r w:rsidR="0069549F">
              <w:rPr>
                <w:noProof/>
                <w:webHidden/>
              </w:rPr>
              <w:tab/>
            </w:r>
            <w:r w:rsidR="0069549F">
              <w:rPr>
                <w:noProof/>
                <w:webHidden/>
              </w:rPr>
              <w:fldChar w:fldCharType="begin"/>
            </w:r>
            <w:r w:rsidR="0069549F">
              <w:rPr>
                <w:noProof/>
                <w:webHidden/>
              </w:rPr>
              <w:instrText xml:space="preserve"> PAGEREF _Toc62568390 \h </w:instrText>
            </w:r>
            <w:r w:rsidR="0069549F">
              <w:rPr>
                <w:noProof/>
                <w:webHidden/>
              </w:rPr>
            </w:r>
            <w:r w:rsidR="0069549F">
              <w:rPr>
                <w:noProof/>
                <w:webHidden/>
              </w:rPr>
              <w:fldChar w:fldCharType="separate"/>
            </w:r>
            <w:r w:rsidR="0069549F">
              <w:rPr>
                <w:noProof/>
                <w:webHidden/>
              </w:rPr>
              <w:t>23</w:t>
            </w:r>
            <w:r w:rsidR="0069549F">
              <w:rPr>
                <w:noProof/>
                <w:webHidden/>
              </w:rPr>
              <w:fldChar w:fldCharType="end"/>
            </w:r>
          </w:hyperlink>
        </w:p>
        <w:p w14:paraId="04282FEB" w14:textId="6287F24B" w:rsidR="0069549F" w:rsidRDefault="00D427B5">
          <w:pPr>
            <w:pStyle w:val="TDC3"/>
            <w:tabs>
              <w:tab w:val="left" w:pos="1320"/>
              <w:tab w:val="right" w:leader="dot" w:pos="9060"/>
            </w:tabs>
            <w:rPr>
              <w:noProof/>
              <w:lang w:val="pt-BR" w:eastAsia="pt-BR"/>
            </w:rPr>
          </w:pPr>
          <w:hyperlink w:anchor="_Toc62568391" w:history="1">
            <w:r w:rsidR="0069549F" w:rsidRPr="00022C7E">
              <w:rPr>
                <w:rStyle w:val="Hipervnculo"/>
                <w:noProof/>
              </w:rPr>
              <w:t>3.4.3.</w:t>
            </w:r>
            <w:r w:rsidR="0069549F">
              <w:rPr>
                <w:noProof/>
                <w:lang w:val="pt-BR" w:eastAsia="pt-BR"/>
              </w:rPr>
              <w:tab/>
            </w:r>
            <w:r w:rsidR="0069549F" w:rsidRPr="00022C7E">
              <w:rPr>
                <w:rStyle w:val="Hipervnculo"/>
                <w:noProof/>
              </w:rPr>
              <w:t>Google</w:t>
            </w:r>
            <w:r w:rsidR="0069549F">
              <w:rPr>
                <w:noProof/>
                <w:webHidden/>
              </w:rPr>
              <w:tab/>
            </w:r>
            <w:r w:rsidR="0069549F">
              <w:rPr>
                <w:noProof/>
                <w:webHidden/>
              </w:rPr>
              <w:fldChar w:fldCharType="begin"/>
            </w:r>
            <w:r w:rsidR="0069549F">
              <w:rPr>
                <w:noProof/>
                <w:webHidden/>
              </w:rPr>
              <w:instrText xml:space="preserve"> PAGEREF _Toc62568391 \h </w:instrText>
            </w:r>
            <w:r w:rsidR="0069549F">
              <w:rPr>
                <w:noProof/>
                <w:webHidden/>
              </w:rPr>
            </w:r>
            <w:r w:rsidR="0069549F">
              <w:rPr>
                <w:noProof/>
                <w:webHidden/>
              </w:rPr>
              <w:fldChar w:fldCharType="separate"/>
            </w:r>
            <w:r w:rsidR="0069549F">
              <w:rPr>
                <w:noProof/>
                <w:webHidden/>
              </w:rPr>
              <w:t>24</w:t>
            </w:r>
            <w:r w:rsidR="0069549F">
              <w:rPr>
                <w:noProof/>
                <w:webHidden/>
              </w:rPr>
              <w:fldChar w:fldCharType="end"/>
            </w:r>
          </w:hyperlink>
        </w:p>
        <w:p w14:paraId="14C2F143" w14:textId="7F8F453B" w:rsidR="0069549F" w:rsidRDefault="00D427B5">
          <w:pPr>
            <w:pStyle w:val="TDC3"/>
            <w:tabs>
              <w:tab w:val="left" w:pos="1320"/>
              <w:tab w:val="right" w:leader="dot" w:pos="9060"/>
            </w:tabs>
            <w:rPr>
              <w:noProof/>
              <w:lang w:val="pt-BR" w:eastAsia="pt-BR"/>
            </w:rPr>
          </w:pPr>
          <w:hyperlink w:anchor="_Toc62568392" w:history="1">
            <w:r w:rsidR="0069549F" w:rsidRPr="00022C7E">
              <w:rPr>
                <w:rStyle w:val="Hipervnculo"/>
                <w:noProof/>
              </w:rPr>
              <w:t>3.4.4.</w:t>
            </w:r>
            <w:r w:rsidR="0069549F">
              <w:rPr>
                <w:noProof/>
                <w:lang w:val="pt-BR" w:eastAsia="pt-BR"/>
              </w:rPr>
              <w:tab/>
            </w:r>
            <w:r w:rsidR="0069549F" w:rsidRPr="00022C7E">
              <w:rPr>
                <w:rStyle w:val="Hipervnculo"/>
                <w:noProof/>
              </w:rPr>
              <w:t>Árbol de Widgets</w:t>
            </w:r>
            <w:r w:rsidR="0069549F">
              <w:rPr>
                <w:noProof/>
                <w:webHidden/>
              </w:rPr>
              <w:tab/>
            </w:r>
            <w:r w:rsidR="0069549F">
              <w:rPr>
                <w:noProof/>
                <w:webHidden/>
              </w:rPr>
              <w:fldChar w:fldCharType="begin"/>
            </w:r>
            <w:r w:rsidR="0069549F">
              <w:rPr>
                <w:noProof/>
                <w:webHidden/>
              </w:rPr>
              <w:instrText xml:space="preserve"> PAGEREF _Toc62568392 \h </w:instrText>
            </w:r>
            <w:r w:rsidR="0069549F">
              <w:rPr>
                <w:noProof/>
                <w:webHidden/>
              </w:rPr>
            </w:r>
            <w:r w:rsidR="0069549F">
              <w:rPr>
                <w:noProof/>
                <w:webHidden/>
              </w:rPr>
              <w:fldChar w:fldCharType="separate"/>
            </w:r>
            <w:r w:rsidR="0069549F">
              <w:rPr>
                <w:noProof/>
                <w:webHidden/>
              </w:rPr>
              <w:t>25</w:t>
            </w:r>
            <w:r w:rsidR="0069549F">
              <w:rPr>
                <w:noProof/>
                <w:webHidden/>
              </w:rPr>
              <w:fldChar w:fldCharType="end"/>
            </w:r>
          </w:hyperlink>
        </w:p>
        <w:p w14:paraId="15AE553C" w14:textId="160E03D2" w:rsidR="0069549F" w:rsidRDefault="00D427B5">
          <w:pPr>
            <w:pStyle w:val="TDC3"/>
            <w:tabs>
              <w:tab w:val="left" w:pos="1320"/>
              <w:tab w:val="right" w:leader="dot" w:pos="9060"/>
            </w:tabs>
            <w:rPr>
              <w:noProof/>
              <w:lang w:val="pt-BR" w:eastAsia="pt-BR"/>
            </w:rPr>
          </w:pPr>
          <w:hyperlink w:anchor="_Toc62568393" w:history="1">
            <w:r w:rsidR="0069549F" w:rsidRPr="00022C7E">
              <w:rPr>
                <w:rStyle w:val="Hipervnculo"/>
                <w:noProof/>
              </w:rPr>
              <w:t>3.4.5.</w:t>
            </w:r>
            <w:r w:rsidR="0069549F">
              <w:rPr>
                <w:noProof/>
                <w:lang w:val="pt-BR" w:eastAsia="pt-BR"/>
              </w:rPr>
              <w:tab/>
            </w:r>
            <w:r w:rsidR="0069549F" w:rsidRPr="00022C7E">
              <w:rPr>
                <w:rStyle w:val="Hipervnculo"/>
                <w:noProof/>
              </w:rPr>
              <w:t>Tamaño de las aplicaciones</w:t>
            </w:r>
            <w:r w:rsidR="0069549F">
              <w:rPr>
                <w:noProof/>
                <w:webHidden/>
              </w:rPr>
              <w:tab/>
            </w:r>
            <w:r w:rsidR="0069549F">
              <w:rPr>
                <w:noProof/>
                <w:webHidden/>
              </w:rPr>
              <w:fldChar w:fldCharType="begin"/>
            </w:r>
            <w:r w:rsidR="0069549F">
              <w:rPr>
                <w:noProof/>
                <w:webHidden/>
              </w:rPr>
              <w:instrText xml:space="preserve"> PAGEREF _Toc62568393 \h </w:instrText>
            </w:r>
            <w:r w:rsidR="0069549F">
              <w:rPr>
                <w:noProof/>
                <w:webHidden/>
              </w:rPr>
            </w:r>
            <w:r w:rsidR="0069549F">
              <w:rPr>
                <w:noProof/>
                <w:webHidden/>
              </w:rPr>
              <w:fldChar w:fldCharType="separate"/>
            </w:r>
            <w:r w:rsidR="0069549F">
              <w:rPr>
                <w:noProof/>
                <w:webHidden/>
              </w:rPr>
              <w:t>25</w:t>
            </w:r>
            <w:r w:rsidR="0069549F">
              <w:rPr>
                <w:noProof/>
                <w:webHidden/>
              </w:rPr>
              <w:fldChar w:fldCharType="end"/>
            </w:r>
          </w:hyperlink>
        </w:p>
        <w:p w14:paraId="5C08939F" w14:textId="0B711B7D" w:rsidR="0069549F" w:rsidRDefault="00D427B5">
          <w:pPr>
            <w:pStyle w:val="TDC3"/>
            <w:tabs>
              <w:tab w:val="left" w:pos="1320"/>
              <w:tab w:val="right" w:leader="dot" w:pos="9060"/>
            </w:tabs>
            <w:rPr>
              <w:noProof/>
              <w:lang w:val="pt-BR" w:eastAsia="pt-BR"/>
            </w:rPr>
          </w:pPr>
          <w:hyperlink w:anchor="_Toc62568394" w:history="1">
            <w:r w:rsidR="0069549F" w:rsidRPr="00022C7E">
              <w:rPr>
                <w:rStyle w:val="Hipervnculo"/>
                <w:noProof/>
              </w:rPr>
              <w:t>3.4.6.</w:t>
            </w:r>
            <w:r w:rsidR="0069549F">
              <w:rPr>
                <w:noProof/>
                <w:lang w:val="pt-BR" w:eastAsia="pt-BR"/>
              </w:rPr>
              <w:tab/>
            </w:r>
            <w:r w:rsidR="0069549F" w:rsidRPr="00022C7E">
              <w:rPr>
                <w:rStyle w:val="Hipervnculo"/>
                <w:noProof/>
              </w:rPr>
              <w:t>Programación reactiva y gerenciamiento de estado</w:t>
            </w:r>
            <w:r w:rsidR="0069549F">
              <w:rPr>
                <w:noProof/>
                <w:webHidden/>
              </w:rPr>
              <w:tab/>
            </w:r>
            <w:r w:rsidR="0069549F">
              <w:rPr>
                <w:noProof/>
                <w:webHidden/>
              </w:rPr>
              <w:fldChar w:fldCharType="begin"/>
            </w:r>
            <w:r w:rsidR="0069549F">
              <w:rPr>
                <w:noProof/>
                <w:webHidden/>
              </w:rPr>
              <w:instrText xml:space="preserve"> PAGEREF _Toc62568394 \h </w:instrText>
            </w:r>
            <w:r w:rsidR="0069549F">
              <w:rPr>
                <w:noProof/>
                <w:webHidden/>
              </w:rPr>
            </w:r>
            <w:r w:rsidR="0069549F">
              <w:rPr>
                <w:noProof/>
                <w:webHidden/>
              </w:rPr>
              <w:fldChar w:fldCharType="separate"/>
            </w:r>
            <w:r w:rsidR="0069549F">
              <w:rPr>
                <w:noProof/>
                <w:webHidden/>
              </w:rPr>
              <w:t>25</w:t>
            </w:r>
            <w:r w:rsidR="0069549F">
              <w:rPr>
                <w:noProof/>
                <w:webHidden/>
              </w:rPr>
              <w:fldChar w:fldCharType="end"/>
            </w:r>
          </w:hyperlink>
        </w:p>
        <w:p w14:paraId="501416C6" w14:textId="7B6452A6" w:rsidR="0069549F" w:rsidRDefault="00D427B5">
          <w:pPr>
            <w:pStyle w:val="TDC2"/>
            <w:rPr>
              <w:noProof/>
              <w:lang w:val="pt-BR" w:eastAsia="pt-BR"/>
            </w:rPr>
          </w:pPr>
          <w:hyperlink w:anchor="_Toc62568395" w:history="1">
            <w:r w:rsidR="0069549F" w:rsidRPr="00022C7E">
              <w:rPr>
                <w:rStyle w:val="Hipervnculo"/>
                <w:noProof/>
              </w:rPr>
              <w:t>3.5.</w:t>
            </w:r>
            <w:r w:rsidR="0069549F">
              <w:rPr>
                <w:noProof/>
                <w:lang w:val="pt-BR" w:eastAsia="pt-BR"/>
              </w:rPr>
              <w:tab/>
            </w:r>
            <w:r w:rsidR="0069549F" w:rsidRPr="00022C7E">
              <w:rPr>
                <w:rStyle w:val="Hipervnculo"/>
                <w:noProof/>
              </w:rPr>
              <w:t>¿Porque utilizar Flutter?</w:t>
            </w:r>
            <w:r w:rsidR="0069549F">
              <w:rPr>
                <w:noProof/>
                <w:webHidden/>
              </w:rPr>
              <w:tab/>
            </w:r>
            <w:r w:rsidR="0069549F">
              <w:rPr>
                <w:noProof/>
                <w:webHidden/>
              </w:rPr>
              <w:fldChar w:fldCharType="begin"/>
            </w:r>
            <w:r w:rsidR="0069549F">
              <w:rPr>
                <w:noProof/>
                <w:webHidden/>
              </w:rPr>
              <w:instrText xml:space="preserve"> PAGEREF _Toc62568395 \h </w:instrText>
            </w:r>
            <w:r w:rsidR="0069549F">
              <w:rPr>
                <w:noProof/>
                <w:webHidden/>
              </w:rPr>
            </w:r>
            <w:r w:rsidR="0069549F">
              <w:rPr>
                <w:noProof/>
                <w:webHidden/>
              </w:rPr>
              <w:fldChar w:fldCharType="separate"/>
            </w:r>
            <w:r w:rsidR="0069549F">
              <w:rPr>
                <w:noProof/>
                <w:webHidden/>
              </w:rPr>
              <w:t>26</w:t>
            </w:r>
            <w:r w:rsidR="0069549F">
              <w:rPr>
                <w:noProof/>
                <w:webHidden/>
              </w:rPr>
              <w:fldChar w:fldCharType="end"/>
            </w:r>
          </w:hyperlink>
        </w:p>
        <w:p w14:paraId="2DBA85DE" w14:textId="04C4D83F" w:rsidR="0069549F" w:rsidRDefault="00D427B5">
          <w:pPr>
            <w:pStyle w:val="TDC2"/>
            <w:rPr>
              <w:noProof/>
              <w:lang w:val="pt-BR" w:eastAsia="pt-BR"/>
            </w:rPr>
          </w:pPr>
          <w:hyperlink w:anchor="_Toc62568396" w:history="1">
            <w:r w:rsidR="0069549F" w:rsidRPr="00022C7E">
              <w:rPr>
                <w:rStyle w:val="Hipervnculo"/>
                <w:noProof/>
              </w:rPr>
              <w:t>3.6.</w:t>
            </w:r>
            <w:r w:rsidR="0069549F">
              <w:rPr>
                <w:noProof/>
                <w:lang w:val="pt-BR" w:eastAsia="pt-BR"/>
              </w:rPr>
              <w:tab/>
            </w:r>
            <w:r w:rsidR="0069549F" w:rsidRPr="00022C7E">
              <w:rPr>
                <w:rStyle w:val="Hipervnculo"/>
                <w:noProof/>
                <w:shd w:val="clear" w:color="auto" w:fill="FFFFFF"/>
              </w:rPr>
              <w:t>¿Quién usa Flutter y por qué?</w:t>
            </w:r>
            <w:r w:rsidR="0069549F">
              <w:rPr>
                <w:noProof/>
                <w:webHidden/>
              </w:rPr>
              <w:tab/>
            </w:r>
            <w:r w:rsidR="0069549F">
              <w:rPr>
                <w:noProof/>
                <w:webHidden/>
              </w:rPr>
              <w:fldChar w:fldCharType="begin"/>
            </w:r>
            <w:r w:rsidR="0069549F">
              <w:rPr>
                <w:noProof/>
                <w:webHidden/>
              </w:rPr>
              <w:instrText xml:space="preserve"> PAGEREF _Toc62568396 \h </w:instrText>
            </w:r>
            <w:r w:rsidR="0069549F">
              <w:rPr>
                <w:noProof/>
                <w:webHidden/>
              </w:rPr>
            </w:r>
            <w:r w:rsidR="0069549F">
              <w:rPr>
                <w:noProof/>
                <w:webHidden/>
              </w:rPr>
              <w:fldChar w:fldCharType="separate"/>
            </w:r>
            <w:r w:rsidR="0069549F">
              <w:rPr>
                <w:noProof/>
                <w:webHidden/>
              </w:rPr>
              <w:t>27</w:t>
            </w:r>
            <w:r w:rsidR="0069549F">
              <w:rPr>
                <w:noProof/>
                <w:webHidden/>
              </w:rPr>
              <w:fldChar w:fldCharType="end"/>
            </w:r>
          </w:hyperlink>
        </w:p>
        <w:p w14:paraId="67AE6A9D" w14:textId="1FA16EAF" w:rsidR="0069549F" w:rsidRDefault="00D427B5">
          <w:pPr>
            <w:pStyle w:val="TDC2"/>
            <w:rPr>
              <w:noProof/>
              <w:lang w:val="pt-BR" w:eastAsia="pt-BR"/>
            </w:rPr>
          </w:pPr>
          <w:hyperlink w:anchor="_Toc62568397" w:history="1">
            <w:r w:rsidR="0069549F" w:rsidRPr="00022C7E">
              <w:rPr>
                <w:rStyle w:val="Hipervnculo"/>
                <w:noProof/>
              </w:rPr>
              <w:t>3.7.</w:t>
            </w:r>
            <w:r w:rsidR="0069549F">
              <w:rPr>
                <w:noProof/>
                <w:lang w:val="pt-BR" w:eastAsia="pt-BR"/>
              </w:rPr>
              <w:tab/>
            </w:r>
            <w:r w:rsidR="0069549F" w:rsidRPr="00022C7E">
              <w:rPr>
                <w:rStyle w:val="Hipervnculo"/>
                <w:noProof/>
                <w:shd w:val="clear" w:color="auto" w:fill="FFFFFF"/>
              </w:rPr>
              <w:t>¿Cuánto cuesta Flutter?</w:t>
            </w:r>
            <w:r w:rsidR="0069549F">
              <w:rPr>
                <w:noProof/>
                <w:webHidden/>
              </w:rPr>
              <w:tab/>
            </w:r>
            <w:r w:rsidR="0069549F">
              <w:rPr>
                <w:noProof/>
                <w:webHidden/>
              </w:rPr>
              <w:fldChar w:fldCharType="begin"/>
            </w:r>
            <w:r w:rsidR="0069549F">
              <w:rPr>
                <w:noProof/>
                <w:webHidden/>
              </w:rPr>
              <w:instrText xml:space="preserve"> PAGEREF _Toc62568397 \h </w:instrText>
            </w:r>
            <w:r w:rsidR="0069549F">
              <w:rPr>
                <w:noProof/>
                <w:webHidden/>
              </w:rPr>
            </w:r>
            <w:r w:rsidR="0069549F">
              <w:rPr>
                <w:noProof/>
                <w:webHidden/>
              </w:rPr>
              <w:fldChar w:fldCharType="separate"/>
            </w:r>
            <w:r w:rsidR="0069549F">
              <w:rPr>
                <w:noProof/>
                <w:webHidden/>
              </w:rPr>
              <w:t>28</w:t>
            </w:r>
            <w:r w:rsidR="0069549F">
              <w:rPr>
                <w:noProof/>
                <w:webHidden/>
              </w:rPr>
              <w:fldChar w:fldCharType="end"/>
            </w:r>
          </w:hyperlink>
        </w:p>
        <w:p w14:paraId="293D087D" w14:textId="49276AE9" w:rsidR="0069549F" w:rsidRDefault="00D427B5">
          <w:pPr>
            <w:pStyle w:val="TDC2"/>
            <w:rPr>
              <w:noProof/>
              <w:lang w:val="pt-BR" w:eastAsia="pt-BR"/>
            </w:rPr>
          </w:pPr>
          <w:hyperlink w:anchor="_Toc62568398" w:history="1">
            <w:r w:rsidR="0069549F" w:rsidRPr="00022C7E">
              <w:rPr>
                <w:rStyle w:val="Hipervnculo"/>
                <w:noProof/>
              </w:rPr>
              <w:t>3.8.</w:t>
            </w:r>
            <w:r w:rsidR="0069549F">
              <w:rPr>
                <w:noProof/>
                <w:lang w:val="pt-BR" w:eastAsia="pt-BR"/>
              </w:rPr>
              <w:tab/>
            </w:r>
            <w:r w:rsidR="0069549F" w:rsidRPr="00022C7E">
              <w:rPr>
                <w:rStyle w:val="Hipervnculo"/>
                <w:noProof/>
                <w:shd w:val="clear" w:color="auto" w:fill="FFFFFF"/>
              </w:rPr>
              <w:t>¿Como aprender Flutter?</w:t>
            </w:r>
            <w:r w:rsidR="0069549F">
              <w:rPr>
                <w:noProof/>
                <w:webHidden/>
              </w:rPr>
              <w:tab/>
            </w:r>
            <w:r w:rsidR="0069549F">
              <w:rPr>
                <w:noProof/>
                <w:webHidden/>
              </w:rPr>
              <w:fldChar w:fldCharType="begin"/>
            </w:r>
            <w:r w:rsidR="0069549F">
              <w:rPr>
                <w:noProof/>
                <w:webHidden/>
              </w:rPr>
              <w:instrText xml:space="preserve"> PAGEREF _Toc62568398 \h </w:instrText>
            </w:r>
            <w:r w:rsidR="0069549F">
              <w:rPr>
                <w:noProof/>
                <w:webHidden/>
              </w:rPr>
            </w:r>
            <w:r w:rsidR="0069549F">
              <w:rPr>
                <w:noProof/>
                <w:webHidden/>
              </w:rPr>
              <w:fldChar w:fldCharType="separate"/>
            </w:r>
            <w:r w:rsidR="0069549F">
              <w:rPr>
                <w:noProof/>
                <w:webHidden/>
              </w:rPr>
              <w:t>29</w:t>
            </w:r>
            <w:r w:rsidR="0069549F">
              <w:rPr>
                <w:noProof/>
                <w:webHidden/>
              </w:rPr>
              <w:fldChar w:fldCharType="end"/>
            </w:r>
          </w:hyperlink>
        </w:p>
        <w:p w14:paraId="257B7C21" w14:textId="7DDF3F8E" w:rsidR="0069549F" w:rsidRDefault="00D427B5">
          <w:pPr>
            <w:pStyle w:val="TDC1"/>
            <w:tabs>
              <w:tab w:val="left" w:pos="440"/>
              <w:tab w:val="right" w:leader="dot" w:pos="9060"/>
            </w:tabs>
            <w:rPr>
              <w:rFonts w:eastAsiaTheme="minorEastAsia"/>
              <w:noProof/>
              <w:lang w:val="pt-BR" w:eastAsia="pt-BR"/>
            </w:rPr>
          </w:pPr>
          <w:hyperlink w:anchor="_Toc62568399" w:history="1">
            <w:r w:rsidR="0069549F" w:rsidRPr="00022C7E">
              <w:rPr>
                <w:rStyle w:val="Hipervnculo"/>
                <w:noProof/>
                <w:lang w:val="es-ES_tradnl"/>
              </w:rPr>
              <w:t>4.</w:t>
            </w:r>
            <w:r w:rsidR="0069549F">
              <w:rPr>
                <w:rFonts w:eastAsiaTheme="minorEastAsia"/>
                <w:noProof/>
                <w:lang w:val="pt-BR" w:eastAsia="pt-BR"/>
              </w:rPr>
              <w:tab/>
            </w:r>
            <w:r w:rsidR="0069549F" w:rsidRPr="00022C7E">
              <w:rPr>
                <w:rStyle w:val="Hipervnculo"/>
                <w:noProof/>
                <w:lang w:val="es-ES_tradnl"/>
              </w:rPr>
              <w:t>Bibliografía</w:t>
            </w:r>
            <w:r w:rsidR="0069549F">
              <w:rPr>
                <w:noProof/>
                <w:webHidden/>
              </w:rPr>
              <w:tab/>
            </w:r>
            <w:r w:rsidR="0069549F">
              <w:rPr>
                <w:noProof/>
                <w:webHidden/>
              </w:rPr>
              <w:fldChar w:fldCharType="begin"/>
            </w:r>
            <w:r w:rsidR="0069549F">
              <w:rPr>
                <w:noProof/>
                <w:webHidden/>
              </w:rPr>
              <w:instrText xml:space="preserve"> PAGEREF _Toc62568399 \h </w:instrText>
            </w:r>
            <w:r w:rsidR="0069549F">
              <w:rPr>
                <w:noProof/>
                <w:webHidden/>
              </w:rPr>
            </w:r>
            <w:r w:rsidR="0069549F">
              <w:rPr>
                <w:noProof/>
                <w:webHidden/>
              </w:rPr>
              <w:fldChar w:fldCharType="separate"/>
            </w:r>
            <w:r w:rsidR="0069549F">
              <w:rPr>
                <w:noProof/>
                <w:webHidden/>
              </w:rPr>
              <w:t>32</w:t>
            </w:r>
            <w:r w:rsidR="0069549F">
              <w:rPr>
                <w:noProof/>
                <w:webHidden/>
              </w:rPr>
              <w:fldChar w:fldCharType="end"/>
            </w:r>
          </w:hyperlink>
        </w:p>
        <w:p w14:paraId="0D85CA1E" w14:textId="0D55B3DD" w:rsidR="009104BE" w:rsidRPr="00A81495" w:rsidRDefault="00240887" w:rsidP="0020639F">
          <w:pPr>
            <w:outlineLvl w:val="2"/>
            <w:rPr>
              <w:lang w:val="es-ES_tradnl"/>
            </w:rPr>
          </w:pPr>
          <w:r w:rsidRPr="00A81495">
            <w:rPr>
              <w:lang w:val="es-ES_tradnl"/>
            </w:rPr>
            <w:fldChar w:fldCharType="end"/>
          </w:r>
        </w:p>
      </w:sdtContent>
    </w:sdt>
    <w:p w14:paraId="19BA2F9E" w14:textId="0F08420A" w:rsidR="00E208AD" w:rsidRDefault="00E208AD">
      <w:pPr>
        <w:rPr>
          <w:rFonts w:ascii="Arial" w:eastAsiaTheme="majorEastAsia" w:hAnsi="Arial" w:cs="Arial"/>
          <w:b/>
          <w:bCs/>
          <w:noProof/>
          <w:sz w:val="28"/>
          <w:szCs w:val="28"/>
          <w:lang w:val="es-ES_tradnl"/>
        </w:rPr>
      </w:pPr>
    </w:p>
    <w:p w14:paraId="4ADA3427" w14:textId="3D0CD935" w:rsidR="006E6616" w:rsidRDefault="006E6616">
      <w:pPr>
        <w:rPr>
          <w:rFonts w:ascii="Arial" w:eastAsiaTheme="majorEastAsia" w:hAnsi="Arial" w:cs="Arial"/>
          <w:b/>
          <w:bCs/>
          <w:noProof/>
          <w:sz w:val="28"/>
          <w:szCs w:val="28"/>
          <w:lang w:val="es-ES_tradnl"/>
        </w:rPr>
      </w:pPr>
    </w:p>
    <w:p w14:paraId="30F59E5F" w14:textId="2804B477" w:rsidR="006E6616" w:rsidRDefault="006E6616">
      <w:pPr>
        <w:rPr>
          <w:rFonts w:ascii="Arial" w:eastAsiaTheme="majorEastAsia" w:hAnsi="Arial" w:cs="Arial"/>
          <w:b/>
          <w:bCs/>
          <w:noProof/>
          <w:sz w:val="28"/>
          <w:szCs w:val="28"/>
          <w:lang w:val="es-ES_tradnl"/>
        </w:rPr>
      </w:pPr>
    </w:p>
    <w:p w14:paraId="578C0A27" w14:textId="11B449A1" w:rsidR="006E6616" w:rsidRDefault="006E6616">
      <w:pPr>
        <w:rPr>
          <w:rFonts w:ascii="Arial" w:eastAsiaTheme="majorEastAsia" w:hAnsi="Arial" w:cs="Arial"/>
          <w:b/>
          <w:bCs/>
          <w:noProof/>
          <w:sz w:val="28"/>
          <w:szCs w:val="28"/>
          <w:lang w:val="es-ES_tradnl"/>
        </w:rPr>
      </w:pPr>
    </w:p>
    <w:p w14:paraId="4C796254" w14:textId="616A3BAC" w:rsidR="006E6616" w:rsidRDefault="006E6616">
      <w:pPr>
        <w:rPr>
          <w:rFonts w:ascii="Arial" w:eastAsiaTheme="majorEastAsia" w:hAnsi="Arial" w:cs="Arial"/>
          <w:b/>
          <w:bCs/>
          <w:noProof/>
          <w:sz w:val="28"/>
          <w:szCs w:val="28"/>
          <w:lang w:val="es-ES_tradnl"/>
        </w:rPr>
      </w:pPr>
    </w:p>
    <w:p w14:paraId="4380220E" w14:textId="1C2D7DD7" w:rsidR="006E6616" w:rsidRDefault="006E6616">
      <w:pPr>
        <w:rPr>
          <w:rFonts w:ascii="Arial" w:eastAsiaTheme="majorEastAsia" w:hAnsi="Arial" w:cs="Arial"/>
          <w:b/>
          <w:bCs/>
          <w:noProof/>
          <w:sz w:val="28"/>
          <w:szCs w:val="28"/>
          <w:lang w:val="es-ES_tradnl"/>
        </w:rPr>
      </w:pPr>
    </w:p>
    <w:p w14:paraId="184154E2" w14:textId="38A95B6A" w:rsidR="006E6616" w:rsidRDefault="006E6616">
      <w:pPr>
        <w:rPr>
          <w:rFonts w:ascii="Arial" w:eastAsiaTheme="majorEastAsia" w:hAnsi="Arial" w:cs="Arial"/>
          <w:b/>
          <w:bCs/>
          <w:noProof/>
          <w:sz w:val="28"/>
          <w:szCs w:val="28"/>
          <w:lang w:val="es-ES_tradnl"/>
        </w:rPr>
      </w:pPr>
    </w:p>
    <w:p w14:paraId="5424CC52" w14:textId="19EDF5F3" w:rsidR="006E6616" w:rsidRDefault="006E6616">
      <w:pPr>
        <w:rPr>
          <w:rFonts w:ascii="Arial" w:eastAsiaTheme="majorEastAsia" w:hAnsi="Arial" w:cs="Arial"/>
          <w:b/>
          <w:bCs/>
          <w:noProof/>
          <w:sz w:val="28"/>
          <w:szCs w:val="28"/>
          <w:lang w:val="es-ES_tradnl"/>
        </w:rPr>
      </w:pPr>
    </w:p>
    <w:p w14:paraId="59011AB5" w14:textId="190DA45F" w:rsidR="00D049A8" w:rsidRDefault="00D049A8">
      <w:pPr>
        <w:rPr>
          <w:rFonts w:ascii="Arial" w:eastAsiaTheme="majorEastAsia" w:hAnsi="Arial" w:cs="Arial"/>
          <w:b/>
          <w:bCs/>
          <w:noProof/>
          <w:sz w:val="28"/>
          <w:szCs w:val="28"/>
          <w:lang w:val="es-ES_tradnl"/>
        </w:rPr>
      </w:pPr>
    </w:p>
    <w:p w14:paraId="3B67985E" w14:textId="77777777" w:rsidR="00D049A8" w:rsidRDefault="00D049A8">
      <w:pPr>
        <w:rPr>
          <w:rFonts w:ascii="Arial" w:eastAsiaTheme="majorEastAsia" w:hAnsi="Arial" w:cs="Arial"/>
          <w:b/>
          <w:bCs/>
          <w:noProof/>
          <w:sz w:val="28"/>
          <w:szCs w:val="28"/>
          <w:lang w:val="es-ES_tradnl"/>
        </w:rPr>
      </w:pPr>
      <w:r>
        <w:rPr>
          <w:rFonts w:ascii="Arial" w:eastAsiaTheme="majorEastAsia" w:hAnsi="Arial" w:cs="Arial"/>
          <w:b/>
          <w:bCs/>
          <w:noProof/>
          <w:sz w:val="28"/>
          <w:szCs w:val="28"/>
          <w:lang w:val="es-ES_tradnl"/>
        </w:rPr>
        <w:br w:type="page"/>
      </w:r>
    </w:p>
    <w:p w14:paraId="2751F690" w14:textId="77777777" w:rsidR="00A272B6" w:rsidRDefault="00A272B6" w:rsidP="00A272B6">
      <w:pPr>
        <w:pStyle w:val="TtuloTDC"/>
        <w:rPr>
          <w:noProof/>
          <w:lang w:val="es-ES_tradnl"/>
        </w:rPr>
      </w:pPr>
    </w:p>
    <w:p w14:paraId="7DBB9307" w14:textId="200471A6" w:rsidR="00A272B6" w:rsidRPr="00A272B6" w:rsidRDefault="00A272B6" w:rsidP="00A272B6">
      <w:pPr>
        <w:pStyle w:val="TtuloTDC"/>
        <w:spacing w:after="240"/>
        <w:rPr>
          <w:noProof/>
          <w:lang w:val="es-ES_tradnl"/>
        </w:rPr>
      </w:pPr>
      <w:r>
        <w:rPr>
          <w:noProof/>
          <w:lang w:val="es-ES_tradnl"/>
        </w:rPr>
        <w:t>Tabla de Ilustraciones</w:t>
      </w:r>
    </w:p>
    <w:p w14:paraId="336E5012" w14:textId="5ED564A0" w:rsidR="0069549F" w:rsidRDefault="00A71FDE">
      <w:pPr>
        <w:pStyle w:val="Tabladeilustraciones"/>
        <w:tabs>
          <w:tab w:val="right" w:leader="dot" w:pos="9060"/>
        </w:tabs>
        <w:rPr>
          <w:rFonts w:eastAsiaTheme="minorEastAsia"/>
          <w:noProof/>
          <w:lang w:val="pt-BR" w:eastAsia="pt-BR"/>
        </w:rPr>
      </w:pPr>
      <w:r w:rsidRPr="00A71FDE">
        <w:rPr>
          <w:rStyle w:val="Hipervnculo"/>
          <w:noProof/>
        </w:rPr>
        <w:fldChar w:fldCharType="begin"/>
      </w:r>
      <w:r w:rsidRPr="00A71FDE">
        <w:rPr>
          <w:rStyle w:val="Hipervnculo"/>
          <w:noProof/>
        </w:rPr>
        <w:instrText xml:space="preserve"> TOC \h \z \c "Ilustración" </w:instrText>
      </w:r>
      <w:r w:rsidRPr="00A71FDE">
        <w:rPr>
          <w:rStyle w:val="Hipervnculo"/>
          <w:noProof/>
        </w:rPr>
        <w:fldChar w:fldCharType="separate"/>
      </w:r>
      <w:hyperlink r:id="rId13" w:anchor="_Toc62568400" w:history="1">
        <w:r w:rsidR="0069549F" w:rsidRPr="001B2F5B">
          <w:rPr>
            <w:rStyle w:val="Hipervnculo"/>
            <w:noProof/>
          </w:rPr>
          <w:t>Ilustración 1. Sistemas operativos más usados en el mundo hasta 2017</w:t>
        </w:r>
        <w:r w:rsidR="0069549F">
          <w:rPr>
            <w:noProof/>
            <w:webHidden/>
          </w:rPr>
          <w:tab/>
        </w:r>
        <w:r w:rsidR="0069549F">
          <w:rPr>
            <w:noProof/>
            <w:webHidden/>
          </w:rPr>
          <w:fldChar w:fldCharType="begin"/>
        </w:r>
        <w:r w:rsidR="0069549F">
          <w:rPr>
            <w:noProof/>
            <w:webHidden/>
          </w:rPr>
          <w:instrText xml:space="preserve"> PAGEREF _Toc62568400 \h </w:instrText>
        </w:r>
        <w:r w:rsidR="0069549F">
          <w:rPr>
            <w:noProof/>
            <w:webHidden/>
          </w:rPr>
        </w:r>
        <w:r w:rsidR="0069549F">
          <w:rPr>
            <w:noProof/>
            <w:webHidden/>
          </w:rPr>
          <w:fldChar w:fldCharType="separate"/>
        </w:r>
        <w:r w:rsidR="0069549F">
          <w:rPr>
            <w:noProof/>
            <w:webHidden/>
          </w:rPr>
          <w:t>7</w:t>
        </w:r>
        <w:r w:rsidR="0069549F">
          <w:rPr>
            <w:noProof/>
            <w:webHidden/>
          </w:rPr>
          <w:fldChar w:fldCharType="end"/>
        </w:r>
      </w:hyperlink>
    </w:p>
    <w:p w14:paraId="2A02A346" w14:textId="0BE3D1F2" w:rsidR="0069549F" w:rsidRDefault="00D427B5">
      <w:pPr>
        <w:pStyle w:val="Tabladeilustraciones"/>
        <w:tabs>
          <w:tab w:val="right" w:leader="dot" w:pos="9060"/>
        </w:tabs>
        <w:rPr>
          <w:rFonts w:eastAsiaTheme="minorEastAsia"/>
          <w:noProof/>
          <w:lang w:val="pt-BR" w:eastAsia="pt-BR"/>
        </w:rPr>
      </w:pPr>
      <w:hyperlink r:id="rId14" w:anchor="_Toc62568401" w:history="1">
        <w:r w:rsidR="0069549F" w:rsidRPr="001B2F5B">
          <w:rPr>
            <w:rStyle w:val="Hipervnculo"/>
            <w:noProof/>
          </w:rPr>
          <w:t>Ilustración 2. Sistemas operativos más usados en el mundo hasta noviembre de 2020</w:t>
        </w:r>
        <w:r w:rsidR="0069549F">
          <w:rPr>
            <w:noProof/>
            <w:webHidden/>
          </w:rPr>
          <w:tab/>
        </w:r>
        <w:r w:rsidR="0069549F">
          <w:rPr>
            <w:noProof/>
            <w:webHidden/>
          </w:rPr>
          <w:fldChar w:fldCharType="begin"/>
        </w:r>
        <w:r w:rsidR="0069549F">
          <w:rPr>
            <w:noProof/>
            <w:webHidden/>
          </w:rPr>
          <w:instrText xml:space="preserve"> PAGEREF _Toc62568401 \h </w:instrText>
        </w:r>
        <w:r w:rsidR="0069549F">
          <w:rPr>
            <w:noProof/>
            <w:webHidden/>
          </w:rPr>
        </w:r>
        <w:r w:rsidR="0069549F">
          <w:rPr>
            <w:noProof/>
            <w:webHidden/>
          </w:rPr>
          <w:fldChar w:fldCharType="separate"/>
        </w:r>
        <w:r w:rsidR="0069549F">
          <w:rPr>
            <w:noProof/>
            <w:webHidden/>
          </w:rPr>
          <w:t>8</w:t>
        </w:r>
        <w:r w:rsidR="0069549F">
          <w:rPr>
            <w:noProof/>
            <w:webHidden/>
          </w:rPr>
          <w:fldChar w:fldCharType="end"/>
        </w:r>
      </w:hyperlink>
    </w:p>
    <w:p w14:paraId="423E7B03" w14:textId="599A5994" w:rsidR="0069549F" w:rsidRDefault="00D427B5">
      <w:pPr>
        <w:pStyle w:val="Tabladeilustraciones"/>
        <w:tabs>
          <w:tab w:val="right" w:leader="dot" w:pos="9060"/>
        </w:tabs>
        <w:rPr>
          <w:rFonts w:eastAsiaTheme="minorEastAsia"/>
          <w:noProof/>
          <w:lang w:val="pt-BR" w:eastAsia="pt-BR"/>
        </w:rPr>
      </w:pPr>
      <w:hyperlink r:id="rId15" w:anchor="_Toc62568402" w:history="1">
        <w:r w:rsidR="0069549F" w:rsidRPr="001B2F5B">
          <w:rPr>
            <w:rStyle w:val="Hipervnculo"/>
            <w:noProof/>
          </w:rPr>
          <w:t>Ilustración 3. Evolución de los móviles y de la internet</w:t>
        </w:r>
        <w:r w:rsidR="0069549F">
          <w:rPr>
            <w:noProof/>
            <w:webHidden/>
          </w:rPr>
          <w:tab/>
        </w:r>
        <w:r w:rsidR="0069549F">
          <w:rPr>
            <w:noProof/>
            <w:webHidden/>
          </w:rPr>
          <w:fldChar w:fldCharType="begin"/>
        </w:r>
        <w:r w:rsidR="0069549F">
          <w:rPr>
            <w:noProof/>
            <w:webHidden/>
          </w:rPr>
          <w:instrText xml:space="preserve"> PAGEREF _Toc62568402 \h </w:instrText>
        </w:r>
        <w:r w:rsidR="0069549F">
          <w:rPr>
            <w:noProof/>
            <w:webHidden/>
          </w:rPr>
        </w:r>
        <w:r w:rsidR="0069549F">
          <w:rPr>
            <w:noProof/>
            <w:webHidden/>
          </w:rPr>
          <w:fldChar w:fldCharType="separate"/>
        </w:r>
        <w:r w:rsidR="0069549F">
          <w:rPr>
            <w:noProof/>
            <w:webHidden/>
          </w:rPr>
          <w:t>8</w:t>
        </w:r>
        <w:r w:rsidR="0069549F">
          <w:rPr>
            <w:noProof/>
            <w:webHidden/>
          </w:rPr>
          <w:fldChar w:fldCharType="end"/>
        </w:r>
      </w:hyperlink>
    </w:p>
    <w:p w14:paraId="7201FFF9" w14:textId="15B2467E" w:rsidR="0069549F" w:rsidRDefault="00D427B5">
      <w:pPr>
        <w:pStyle w:val="Tabladeilustraciones"/>
        <w:tabs>
          <w:tab w:val="right" w:leader="dot" w:pos="9060"/>
        </w:tabs>
        <w:rPr>
          <w:rFonts w:eastAsiaTheme="minorEastAsia"/>
          <w:noProof/>
          <w:lang w:val="pt-BR" w:eastAsia="pt-BR"/>
        </w:rPr>
      </w:pPr>
      <w:hyperlink r:id="rId16" w:anchor="_Toc62568403" w:history="1">
        <w:r w:rsidR="0069549F" w:rsidRPr="001B2F5B">
          <w:rPr>
            <w:rStyle w:val="Hipervnculo"/>
            <w:noProof/>
          </w:rPr>
          <w:t>Ilustración 4. Requisiciones a páginas de internet a partir de dispositivos móviles</w:t>
        </w:r>
        <w:r w:rsidR="0069549F">
          <w:rPr>
            <w:noProof/>
            <w:webHidden/>
          </w:rPr>
          <w:tab/>
        </w:r>
        <w:r w:rsidR="0069549F">
          <w:rPr>
            <w:noProof/>
            <w:webHidden/>
          </w:rPr>
          <w:fldChar w:fldCharType="begin"/>
        </w:r>
        <w:r w:rsidR="0069549F">
          <w:rPr>
            <w:noProof/>
            <w:webHidden/>
          </w:rPr>
          <w:instrText xml:space="preserve"> PAGEREF _Toc62568403 \h </w:instrText>
        </w:r>
        <w:r w:rsidR="0069549F">
          <w:rPr>
            <w:noProof/>
            <w:webHidden/>
          </w:rPr>
        </w:r>
        <w:r w:rsidR="0069549F">
          <w:rPr>
            <w:noProof/>
            <w:webHidden/>
          </w:rPr>
          <w:fldChar w:fldCharType="separate"/>
        </w:r>
        <w:r w:rsidR="0069549F">
          <w:rPr>
            <w:noProof/>
            <w:webHidden/>
          </w:rPr>
          <w:t>9</w:t>
        </w:r>
        <w:r w:rsidR="0069549F">
          <w:rPr>
            <w:noProof/>
            <w:webHidden/>
          </w:rPr>
          <w:fldChar w:fldCharType="end"/>
        </w:r>
      </w:hyperlink>
    </w:p>
    <w:p w14:paraId="51C5E426" w14:textId="1D5568D5" w:rsidR="0069549F" w:rsidRDefault="00D427B5">
      <w:pPr>
        <w:pStyle w:val="Tabladeilustraciones"/>
        <w:tabs>
          <w:tab w:val="right" w:leader="dot" w:pos="9060"/>
        </w:tabs>
        <w:rPr>
          <w:rFonts w:eastAsiaTheme="minorEastAsia"/>
          <w:noProof/>
          <w:lang w:val="pt-BR" w:eastAsia="pt-BR"/>
        </w:rPr>
      </w:pPr>
      <w:hyperlink r:id="rId17" w:anchor="_Toc62568404" w:history="1">
        <w:r w:rsidR="0069549F" w:rsidRPr="001B2F5B">
          <w:rPr>
            <w:rStyle w:val="Hipervnculo"/>
            <w:noProof/>
          </w:rPr>
          <w:t>Ilustración 5. Ejemplos de web aplicaciones móviles</w:t>
        </w:r>
        <w:r w:rsidR="0069549F">
          <w:rPr>
            <w:noProof/>
            <w:webHidden/>
          </w:rPr>
          <w:tab/>
        </w:r>
        <w:r w:rsidR="0069549F">
          <w:rPr>
            <w:noProof/>
            <w:webHidden/>
          </w:rPr>
          <w:fldChar w:fldCharType="begin"/>
        </w:r>
        <w:r w:rsidR="0069549F">
          <w:rPr>
            <w:noProof/>
            <w:webHidden/>
          </w:rPr>
          <w:instrText xml:space="preserve"> PAGEREF _Toc62568404 \h </w:instrText>
        </w:r>
        <w:r w:rsidR="0069549F">
          <w:rPr>
            <w:noProof/>
            <w:webHidden/>
          </w:rPr>
        </w:r>
        <w:r w:rsidR="0069549F">
          <w:rPr>
            <w:noProof/>
            <w:webHidden/>
          </w:rPr>
          <w:fldChar w:fldCharType="separate"/>
        </w:r>
        <w:r w:rsidR="0069549F">
          <w:rPr>
            <w:noProof/>
            <w:webHidden/>
          </w:rPr>
          <w:t>13</w:t>
        </w:r>
        <w:r w:rsidR="0069549F">
          <w:rPr>
            <w:noProof/>
            <w:webHidden/>
          </w:rPr>
          <w:fldChar w:fldCharType="end"/>
        </w:r>
      </w:hyperlink>
    </w:p>
    <w:p w14:paraId="2FCE66D7" w14:textId="105D3C9A" w:rsidR="0069549F" w:rsidRDefault="00D427B5">
      <w:pPr>
        <w:pStyle w:val="Tabladeilustraciones"/>
        <w:tabs>
          <w:tab w:val="right" w:leader="dot" w:pos="9060"/>
        </w:tabs>
        <w:rPr>
          <w:rFonts w:eastAsiaTheme="minorEastAsia"/>
          <w:noProof/>
          <w:lang w:val="pt-BR" w:eastAsia="pt-BR"/>
        </w:rPr>
      </w:pPr>
      <w:hyperlink r:id="rId18" w:anchor="_Toc62568405" w:history="1">
        <w:r w:rsidR="0069549F" w:rsidRPr="001B2F5B">
          <w:rPr>
            <w:rStyle w:val="Hipervnculo"/>
            <w:noProof/>
          </w:rPr>
          <w:t>Ilustración 6. Ejemplo de aplicación web híbrida</w:t>
        </w:r>
        <w:r w:rsidR="0069549F">
          <w:rPr>
            <w:noProof/>
            <w:webHidden/>
          </w:rPr>
          <w:tab/>
        </w:r>
        <w:r w:rsidR="0069549F">
          <w:rPr>
            <w:noProof/>
            <w:webHidden/>
          </w:rPr>
          <w:fldChar w:fldCharType="begin"/>
        </w:r>
        <w:r w:rsidR="0069549F">
          <w:rPr>
            <w:noProof/>
            <w:webHidden/>
          </w:rPr>
          <w:instrText xml:space="preserve"> PAGEREF _Toc62568405 \h </w:instrText>
        </w:r>
        <w:r w:rsidR="0069549F">
          <w:rPr>
            <w:noProof/>
            <w:webHidden/>
          </w:rPr>
        </w:r>
        <w:r w:rsidR="0069549F">
          <w:rPr>
            <w:noProof/>
            <w:webHidden/>
          </w:rPr>
          <w:fldChar w:fldCharType="separate"/>
        </w:r>
        <w:r w:rsidR="0069549F">
          <w:rPr>
            <w:noProof/>
            <w:webHidden/>
          </w:rPr>
          <w:t>14</w:t>
        </w:r>
        <w:r w:rsidR="0069549F">
          <w:rPr>
            <w:noProof/>
            <w:webHidden/>
          </w:rPr>
          <w:fldChar w:fldCharType="end"/>
        </w:r>
      </w:hyperlink>
    </w:p>
    <w:p w14:paraId="1C4C0233" w14:textId="22C457F1" w:rsidR="0069549F" w:rsidRDefault="00D427B5">
      <w:pPr>
        <w:pStyle w:val="Tabladeilustraciones"/>
        <w:tabs>
          <w:tab w:val="right" w:leader="dot" w:pos="9060"/>
        </w:tabs>
        <w:rPr>
          <w:rFonts w:eastAsiaTheme="minorEastAsia"/>
          <w:noProof/>
          <w:lang w:val="pt-BR" w:eastAsia="pt-BR"/>
        </w:rPr>
      </w:pPr>
      <w:hyperlink r:id="rId19" w:anchor="_Toc62568406" w:history="1">
        <w:r w:rsidR="0069549F" w:rsidRPr="001B2F5B">
          <w:rPr>
            <w:rStyle w:val="Hipervnculo"/>
            <w:noProof/>
          </w:rPr>
          <w:t>Ilustración 7. Ejemplos de aplicaciones interpretadas</w:t>
        </w:r>
        <w:r w:rsidR="0069549F">
          <w:rPr>
            <w:noProof/>
            <w:webHidden/>
          </w:rPr>
          <w:tab/>
        </w:r>
        <w:r w:rsidR="0069549F">
          <w:rPr>
            <w:noProof/>
            <w:webHidden/>
          </w:rPr>
          <w:fldChar w:fldCharType="begin"/>
        </w:r>
        <w:r w:rsidR="0069549F">
          <w:rPr>
            <w:noProof/>
            <w:webHidden/>
          </w:rPr>
          <w:instrText xml:space="preserve"> PAGEREF _Toc62568406 \h </w:instrText>
        </w:r>
        <w:r w:rsidR="0069549F">
          <w:rPr>
            <w:noProof/>
            <w:webHidden/>
          </w:rPr>
        </w:r>
        <w:r w:rsidR="0069549F">
          <w:rPr>
            <w:noProof/>
            <w:webHidden/>
          </w:rPr>
          <w:fldChar w:fldCharType="separate"/>
        </w:r>
        <w:r w:rsidR="0069549F">
          <w:rPr>
            <w:noProof/>
            <w:webHidden/>
          </w:rPr>
          <w:t>15</w:t>
        </w:r>
        <w:r w:rsidR="0069549F">
          <w:rPr>
            <w:noProof/>
            <w:webHidden/>
          </w:rPr>
          <w:fldChar w:fldCharType="end"/>
        </w:r>
      </w:hyperlink>
    </w:p>
    <w:p w14:paraId="2AFD2BEE" w14:textId="5B43DB82" w:rsidR="0069549F" w:rsidRDefault="00D427B5">
      <w:pPr>
        <w:pStyle w:val="Tabladeilustraciones"/>
        <w:tabs>
          <w:tab w:val="right" w:leader="dot" w:pos="9060"/>
        </w:tabs>
        <w:rPr>
          <w:rFonts w:eastAsiaTheme="minorEastAsia"/>
          <w:noProof/>
          <w:lang w:val="pt-BR" w:eastAsia="pt-BR"/>
        </w:rPr>
      </w:pPr>
      <w:hyperlink r:id="rId20" w:anchor="_Toc62568407" w:history="1">
        <w:r w:rsidR="0069549F" w:rsidRPr="001B2F5B">
          <w:rPr>
            <w:rStyle w:val="Hipervnculo"/>
            <w:noProof/>
          </w:rPr>
          <w:t>Ilustración 8. Ejemplos de aplicaciones generadas por multiplataformas</w:t>
        </w:r>
        <w:r w:rsidR="0069549F">
          <w:rPr>
            <w:noProof/>
            <w:webHidden/>
          </w:rPr>
          <w:tab/>
        </w:r>
        <w:r w:rsidR="0069549F">
          <w:rPr>
            <w:noProof/>
            <w:webHidden/>
          </w:rPr>
          <w:fldChar w:fldCharType="begin"/>
        </w:r>
        <w:r w:rsidR="0069549F">
          <w:rPr>
            <w:noProof/>
            <w:webHidden/>
          </w:rPr>
          <w:instrText xml:space="preserve"> PAGEREF _Toc62568407 \h </w:instrText>
        </w:r>
        <w:r w:rsidR="0069549F">
          <w:rPr>
            <w:noProof/>
            <w:webHidden/>
          </w:rPr>
        </w:r>
        <w:r w:rsidR="0069549F">
          <w:rPr>
            <w:noProof/>
            <w:webHidden/>
          </w:rPr>
          <w:fldChar w:fldCharType="separate"/>
        </w:r>
        <w:r w:rsidR="0069549F">
          <w:rPr>
            <w:noProof/>
            <w:webHidden/>
          </w:rPr>
          <w:t>16</w:t>
        </w:r>
        <w:r w:rsidR="0069549F">
          <w:rPr>
            <w:noProof/>
            <w:webHidden/>
          </w:rPr>
          <w:fldChar w:fldCharType="end"/>
        </w:r>
      </w:hyperlink>
    </w:p>
    <w:p w14:paraId="4D8B154A" w14:textId="4BFD747D" w:rsidR="0069549F" w:rsidRDefault="00D427B5">
      <w:pPr>
        <w:pStyle w:val="Tabladeilustraciones"/>
        <w:tabs>
          <w:tab w:val="right" w:leader="dot" w:pos="9060"/>
        </w:tabs>
        <w:rPr>
          <w:rFonts w:eastAsiaTheme="minorEastAsia"/>
          <w:noProof/>
          <w:lang w:val="pt-BR" w:eastAsia="pt-BR"/>
        </w:rPr>
      </w:pPr>
      <w:hyperlink r:id="rId21" w:anchor="_Toc62568408" w:history="1">
        <w:r w:rsidR="0069549F" w:rsidRPr="001B2F5B">
          <w:rPr>
            <w:rStyle w:val="Hipervnculo"/>
            <w:noProof/>
          </w:rPr>
          <w:t>Ilustración 9. Lenguajes de programación más relevantes en 2019 para desarrolladores</w:t>
        </w:r>
        <w:r w:rsidR="0069549F">
          <w:rPr>
            <w:noProof/>
            <w:webHidden/>
          </w:rPr>
          <w:tab/>
        </w:r>
        <w:r w:rsidR="0069549F">
          <w:rPr>
            <w:noProof/>
            <w:webHidden/>
          </w:rPr>
          <w:fldChar w:fldCharType="begin"/>
        </w:r>
        <w:r w:rsidR="0069549F">
          <w:rPr>
            <w:noProof/>
            <w:webHidden/>
          </w:rPr>
          <w:instrText xml:space="preserve"> PAGEREF _Toc62568408 \h </w:instrText>
        </w:r>
        <w:r w:rsidR="0069549F">
          <w:rPr>
            <w:noProof/>
            <w:webHidden/>
          </w:rPr>
        </w:r>
        <w:r w:rsidR="0069549F">
          <w:rPr>
            <w:noProof/>
            <w:webHidden/>
          </w:rPr>
          <w:fldChar w:fldCharType="separate"/>
        </w:r>
        <w:r w:rsidR="0069549F">
          <w:rPr>
            <w:noProof/>
            <w:webHidden/>
          </w:rPr>
          <w:t>20</w:t>
        </w:r>
        <w:r w:rsidR="0069549F">
          <w:rPr>
            <w:noProof/>
            <w:webHidden/>
          </w:rPr>
          <w:fldChar w:fldCharType="end"/>
        </w:r>
      </w:hyperlink>
    </w:p>
    <w:p w14:paraId="6BBC8AD3" w14:textId="67C9B57E" w:rsidR="0069549F" w:rsidRDefault="00D427B5">
      <w:pPr>
        <w:pStyle w:val="Tabladeilustraciones"/>
        <w:tabs>
          <w:tab w:val="right" w:leader="dot" w:pos="9060"/>
        </w:tabs>
        <w:rPr>
          <w:rFonts w:eastAsiaTheme="minorEastAsia"/>
          <w:noProof/>
          <w:lang w:val="pt-BR" w:eastAsia="pt-BR"/>
        </w:rPr>
      </w:pPr>
      <w:hyperlink r:id="rId22" w:anchor="_Toc62568409" w:history="1">
        <w:r w:rsidR="0069549F" w:rsidRPr="001B2F5B">
          <w:rPr>
            <w:rStyle w:val="Hipervnculo"/>
            <w:noProof/>
          </w:rPr>
          <w:t>Ilustración 10. Representación de widgets</w:t>
        </w:r>
        <w:r w:rsidR="0069549F">
          <w:rPr>
            <w:noProof/>
            <w:webHidden/>
          </w:rPr>
          <w:tab/>
        </w:r>
        <w:r w:rsidR="0069549F">
          <w:rPr>
            <w:noProof/>
            <w:webHidden/>
          </w:rPr>
          <w:fldChar w:fldCharType="begin"/>
        </w:r>
        <w:r w:rsidR="0069549F">
          <w:rPr>
            <w:noProof/>
            <w:webHidden/>
          </w:rPr>
          <w:instrText xml:space="preserve"> PAGEREF _Toc62568409 \h </w:instrText>
        </w:r>
        <w:r w:rsidR="0069549F">
          <w:rPr>
            <w:noProof/>
            <w:webHidden/>
          </w:rPr>
        </w:r>
        <w:r w:rsidR="0069549F">
          <w:rPr>
            <w:noProof/>
            <w:webHidden/>
          </w:rPr>
          <w:fldChar w:fldCharType="separate"/>
        </w:r>
        <w:r w:rsidR="0069549F">
          <w:rPr>
            <w:noProof/>
            <w:webHidden/>
          </w:rPr>
          <w:t>21</w:t>
        </w:r>
        <w:r w:rsidR="0069549F">
          <w:rPr>
            <w:noProof/>
            <w:webHidden/>
          </w:rPr>
          <w:fldChar w:fldCharType="end"/>
        </w:r>
      </w:hyperlink>
    </w:p>
    <w:p w14:paraId="3B26C3C7" w14:textId="4688607A" w:rsidR="0069549F" w:rsidRDefault="00D427B5">
      <w:pPr>
        <w:pStyle w:val="Tabladeilustraciones"/>
        <w:tabs>
          <w:tab w:val="right" w:leader="dot" w:pos="9060"/>
        </w:tabs>
        <w:rPr>
          <w:rFonts w:eastAsiaTheme="minorEastAsia"/>
          <w:noProof/>
          <w:lang w:val="pt-BR" w:eastAsia="pt-BR"/>
        </w:rPr>
      </w:pPr>
      <w:hyperlink r:id="rId23" w:anchor="_Toc62568410" w:history="1">
        <w:r w:rsidR="0069549F" w:rsidRPr="001B2F5B">
          <w:rPr>
            <w:rStyle w:val="Hipervnculo"/>
            <w:noProof/>
          </w:rPr>
          <w:t>Ilustración 11. Crecimiento de la búsqueda de Flutter en Google (2018 - 2020)</w:t>
        </w:r>
        <w:r w:rsidR="0069549F">
          <w:rPr>
            <w:noProof/>
            <w:webHidden/>
          </w:rPr>
          <w:tab/>
        </w:r>
        <w:r w:rsidR="0069549F">
          <w:rPr>
            <w:noProof/>
            <w:webHidden/>
          </w:rPr>
          <w:fldChar w:fldCharType="begin"/>
        </w:r>
        <w:r w:rsidR="0069549F">
          <w:rPr>
            <w:noProof/>
            <w:webHidden/>
          </w:rPr>
          <w:instrText xml:space="preserve"> PAGEREF _Toc62568410 \h </w:instrText>
        </w:r>
        <w:r w:rsidR="0069549F">
          <w:rPr>
            <w:noProof/>
            <w:webHidden/>
          </w:rPr>
        </w:r>
        <w:r w:rsidR="0069549F">
          <w:rPr>
            <w:noProof/>
            <w:webHidden/>
          </w:rPr>
          <w:fldChar w:fldCharType="separate"/>
        </w:r>
        <w:r w:rsidR="0069549F">
          <w:rPr>
            <w:noProof/>
            <w:webHidden/>
          </w:rPr>
          <w:t>23</w:t>
        </w:r>
        <w:r w:rsidR="0069549F">
          <w:rPr>
            <w:noProof/>
            <w:webHidden/>
          </w:rPr>
          <w:fldChar w:fldCharType="end"/>
        </w:r>
      </w:hyperlink>
    </w:p>
    <w:p w14:paraId="59317E56" w14:textId="73EA2877" w:rsidR="0069549F" w:rsidRDefault="00D427B5">
      <w:pPr>
        <w:pStyle w:val="Tabladeilustraciones"/>
        <w:tabs>
          <w:tab w:val="right" w:leader="dot" w:pos="9060"/>
        </w:tabs>
        <w:rPr>
          <w:rFonts w:eastAsiaTheme="minorEastAsia"/>
          <w:noProof/>
          <w:lang w:val="pt-BR" w:eastAsia="pt-BR"/>
        </w:rPr>
      </w:pPr>
      <w:hyperlink r:id="rId24" w:anchor="_Toc62568411" w:history="1">
        <w:r w:rsidR="0069549F" w:rsidRPr="001B2F5B">
          <w:rPr>
            <w:rStyle w:val="Hipervnculo"/>
            <w:noProof/>
          </w:rPr>
          <w:t>Ilustración 12. Fragmento de ejemplo de la mezcla de código en Flutter</w:t>
        </w:r>
        <w:r w:rsidR="0069549F">
          <w:rPr>
            <w:noProof/>
            <w:webHidden/>
          </w:rPr>
          <w:tab/>
        </w:r>
        <w:r w:rsidR="0069549F">
          <w:rPr>
            <w:noProof/>
            <w:webHidden/>
          </w:rPr>
          <w:fldChar w:fldCharType="begin"/>
        </w:r>
        <w:r w:rsidR="0069549F">
          <w:rPr>
            <w:noProof/>
            <w:webHidden/>
          </w:rPr>
          <w:instrText xml:space="preserve"> PAGEREF _Toc62568411 \h </w:instrText>
        </w:r>
        <w:r w:rsidR="0069549F">
          <w:rPr>
            <w:noProof/>
            <w:webHidden/>
          </w:rPr>
        </w:r>
        <w:r w:rsidR="0069549F">
          <w:rPr>
            <w:noProof/>
            <w:webHidden/>
          </w:rPr>
          <w:fldChar w:fldCharType="separate"/>
        </w:r>
        <w:r w:rsidR="0069549F">
          <w:rPr>
            <w:noProof/>
            <w:webHidden/>
          </w:rPr>
          <w:t>24</w:t>
        </w:r>
        <w:r w:rsidR="0069549F">
          <w:rPr>
            <w:noProof/>
            <w:webHidden/>
          </w:rPr>
          <w:fldChar w:fldCharType="end"/>
        </w:r>
      </w:hyperlink>
    </w:p>
    <w:p w14:paraId="5AC8894D" w14:textId="553A6FA2" w:rsidR="0069549F" w:rsidRDefault="00D427B5">
      <w:pPr>
        <w:pStyle w:val="Tabladeilustraciones"/>
        <w:tabs>
          <w:tab w:val="right" w:leader="dot" w:pos="9060"/>
        </w:tabs>
        <w:rPr>
          <w:rFonts w:eastAsiaTheme="minorEastAsia"/>
          <w:noProof/>
          <w:lang w:val="pt-BR" w:eastAsia="pt-BR"/>
        </w:rPr>
      </w:pPr>
      <w:hyperlink r:id="rId25" w:anchor="_Toc62568412" w:history="1">
        <w:r w:rsidR="0069549F" w:rsidRPr="001B2F5B">
          <w:rPr>
            <w:rStyle w:val="Hipervnculo"/>
            <w:noProof/>
          </w:rPr>
          <w:t>Ilustración 13. Demonstración del paradigma reactivo de programación y el gerenciamiento de estados</w:t>
        </w:r>
        <w:r w:rsidR="0069549F">
          <w:rPr>
            <w:noProof/>
            <w:webHidden/>
          </w:rPr>
          <w:tab/>
        </w:r>
        <w:r w:rsidR="0069549F">
          <w:rPr>
            <w:noProof/>
            <w:webHidden/>
          </w:rPr>
          <w:fldChar w:fldCharType="begin"/>
        </w:r>
        <w:r w:rsidR="0069549F">
          <w:rPr>
            <w:noProof/>
            <w:webHidden/>
          </w:rPr>
          <w:instrText xml:space="preserve"> PAGEREF _Toc62568412 \h </w:instrText>
        </w:r>
        <w:r w:rsidR="0069549F">
          <w:rPr>
            <w:noProof/>
            <w:webHidden/>
          </w:rPr>
        </w:r>
        <w:r w:rsidR="0069549F">
          <w:rPr>
            <w:noProof/>
            <w:webHidden/>
          </w:rPr>
          <w:fldChar w:fldCharType="separate"/>
        </w:r>
        <w:r w:rsidR="0069549F">
          <w:rPr>
            <w:noProof/>
            <w:webHidden/>
          </w:rPr>
          <w:t>26</w:t>
        </w:r>
        <w:r w:rsidR="0069549F">
          <w:rPr>
            <w:noProof/>
            <w:webHidden/>
          </w:rPr>
          <w:fldChar w:fldCharType="end"/>
        </w:r>
      </w:hyperlink>
    </w:p>
    <w:p w14:paraId="5A482391" w14:textId="07BCC1AE" w:rsidR="0069549F" w:rsidRDefault="00D427B5">
      <w:pPr>
        <w:pStyle w:val="Tabladeilustraciones"/>
        <w:tabs>
          <w:tab w:val="right" w:leader="dot" w:pos="9060"/>
        </w:tabs>
        <w:rPr>
          <w:rFonts w:eastAsiaTheme="minorEastAsia"/>
          <w:noProof/>
          <w:lang w:val="pt-BR" w:eastAsia="pt-BR"/>
        </w:rPr>
      </w:pPr>
      <w:hyperlink r:id="rId26" w:anchor="_Toc62568413" w:history="1">
        <w:r w:rsidR="0069549F" w:rsidRPr="001B2F5B">
          <w:rPr>
            <w:rStyle w:val="Hipervnculo"/>
            <w:noProof/>
          </w:rPr>
          <w:t>Ilustración 14. Modo de construcción de widget en React Native</w:t>
        </w:r>
        <w:r w:rsidR="0069549F">
          <w:rPr>
            <w:noProof/>
            <w:webHidden/>
          </w:rPr>
          <w:tab/>
        </w:r>
        <w:r w:rsidR="0069549F">
          <w:rPr>
            <w:noProof/>
            <w:webHidden/>
          </w:rPr>
          <w:fldChar w:fldCharType="begin"/>
        </w:r>
        <w:r w:rsidR="0069549F">
          <w:rPr>
            <w:noProof/>
            <w:webHidden/>
          </w:rPr>
          <w:instrText xml:space="preserve"> PAGEREF _Toc62568413 \h </w:instrText>
        </w:r>
        <w:r w:rsidR="0069549F">
          <w:rPr>
            <w:noProof/>
            <w:webHidden/>
          </w:rPr>
        </w:r>
        <w:r w:rsidR="0069549F">
          <w:rPr>
            <w:noProof/>
            <w:webHidden/>
          </w:rPr>
          <w:fldChar w:fldCharType="separate"/>
        </w:r>
        <w:r w:rsidR="0069549F">
          <w:rPr>
            <w:noProof/>
            <w:webHidden/>
          </w:rPr>
          <w:t>27</w:t>
        </w:r>
        <w:r w:rsidR="0069549F">
          <w:rPr>
            <w:noProof/>
            <w:webHidden/>
          </w:rPr>
          <w:fldChar w:fldCharType="end"/>
        </w:r>
      </w:hyperlink>
    </w:p>
    <w:p w14:paraId="1C894E4A" w14:textId="707E5F4E" w:rsidR="0069549F" w:rsidRDefault="00D427B5">
      <w:pPr>
        <w:pStyle w:val="Tabladeilustraciones"/>
        <w:tabs>
          <w:tab w:val="right" w:leader="dot" w:pos="9060"/>
        </w:tabs>
        <w:rPr>
          <w:rFonts w:eastAsiaTheme="minorEastAsia"/>
          <w:noProof/>
          <w:lang w:val="pt-BR" w:eastAsia="pt-BR"/>
        </w:rPr>
      </w:pPr>
      <w:hyperlink r:id="rId27" w:anchor="_Toc62568414" w:history="1">
        <w:r w:rsidR="0069549F" w:rsidRPr="001B2F5B">
          <w:rPr>
            <w:rStyle w:val="Hipervnculo"/>
            <w:noProof/>
          </w:rPr>
          <w:t>Ilustración 15. Diferencia de widget en Android y iOS</w:t>
        </w:r>
        <w:r w:rsidR="0069549F">
          <w:rPr>
            <w:noProof/>
            <w:webHidden/>
          </w:rPr>
          <w:tab/>
        </w:r>
        <w:r w:rsidR="0069549F">
          <w:rPr>
            <w:noProof/>
            <w:webHidden/>
          </w:rPr>
          <w:fldChar w:fldCharType="begin"/>
        </w:r>
        <w:r w:rsidR="0069549F">
          <w:rPr>
            <w:noProof/>
            <w:webHidden/>
          </w:rPr>
          <w:instrText xml:space="preserve"> PAGEREF _Toc62568414 \h </w:instrText>
        </w:r>
        <w:r w:rsidR="0069549F">
          <w:rPr>
            <w:noProof/>
            <w:webHidden/>
          </w:rPr>
        </w:r>
        <w:r w:rsidR="0069549F">
          <w:rPr>
            <w:noProof/>
            <w:webHidden/>
          </w:rPr>
          <w:fldChar w:fldCharType="separate"/>
        </w:r>
        <w:r w:rsidR="0069549F">
          <w:rPr>
            <w:noProof/>
            <w:webHidden/>
          </w:rPr>
          <w:t>27</w:t>
        </w:r>
        <w:r w:rsidR="0069549F">
          <w:rPr>
            <w:noProof/>
            <w:webHidden/>
          </w:rPr>
          <w:fldChar w:fldCharType="end"/>
        </w:r>
      </w:hyperlink>
    </w:p>
    <w:p w14:paraId="5A8D33D7" w14:textId="6A3435A2" w:rsidR="0069549F" w:rsidRDefault="00D427B5">
      <w:pPr>
        <w:pStyle w:val="Tabladeilustraciones"/>
        <w:tabs>
          <w:tab w:val="right" w:leader="dot" w:pos="9060"/>
        </w:tabs>
        <w:rPr>
          <w:rFonts w:eastAsiaTheme="minorEastAsia"/>
          <w:noProof/>
          <w:lang w:val="pt-BR" w:eastAsia="pt-BR"/>
        </w:rPr>
      </w:pPr>
      <w:hyperlink r:id="rId28" w:anchor="_Toc62568415" w:history="1">
        <w:r w:rsidR="0069549F" w:rsidRPr="001B2F5B">
          <w:rPr>
            <w:rStyle w:val="Hipervnculo"/>
            <w:noProof/>
          </w:rPr>
          <w:t>Ilustración 16. Página oficial de instalación de Flutter</w:t>
        </w:r>
        <w:r w:rsidR="0069549F">
          <w:rPr>
            <w:noProof/>
            <w:webHidden/>
          </w:rPr>
          <w:tab/>
        </w:r>
        <w:r w:rsidR="0069549F">
          <w:rPr>
            <w:noProof/>
            <w:webHidden/>
          </w:rPr>
          <w:fldChar w:fldCharType="begin"/>
        </w:r>
        <w:r w:rsidR="0069549F">
          <w:rPr>
            <w:noProof/>
            <w:webHidden/>
          </w:rPr>
          <w:instrText xml:space="preserve"> PAGEREF _Toc62568415 \h </w:instrText>
        </w:r>
        <w:r w:rsidR="0069549F">
          <w:rPr>
            <w:noProof/>
            <w:webHidden/>
          </w:rPr>
        </w:r>
        <w:r w:rsidR="0069549F">
          <w:rPr>
            <w:noProof/>
            <w:webHidden/>
          </w:rPr>
          <w:fldChar w:fldCharType="separate"/>
        </w:r>
        <w:r w:rsidR="0069549F">
          <w:rPr>
            <w:noProof/>
            <w:webHidden/>
          </w:rPr>
          <w:t>29</w:t>
        </w:r>
        <w:r w:rsidR="0069549F">
          <w:rPr>
            <w:noProof/>
            <w:webHidden/>
          </w:rPr>
          <w:fldChar w:fldCharType="end"/>
        </w:r>
      </w:hyperlink>
    </w:p>
    <w:p w14:paraId="760A9977" w14:textId="0796B6DF" w:rsidR="0069549F" w:rsidRDefault="00D427B5">
      <w:pPr>
        <w:pStyle w:val="Tabladeilustraciones"/>
        <w:tabs>
          <w:tab w:val="right" w:leader="dot" w:pos="9060"/>
        </w:tabs>
        <w:rPr>
          <w:rFonts w:eastAsiaTheme="minorEastAsia"/>
          <w:noProof/>
          <w:lang w:val="pt-BR" w:eastAsia="pt-BR"/>
        </w:rPr>
      </w:pPr>
      <w:hyperlink r:id="rId29" w:anchor="_Toc62568416" w:history="1">
        <w:r w:rsidR="0069549F" w:rsidRPr="001B2F5B">
          <w:rPr>
            <w:rStyle w:val="Hipervnculo"/>
            <w:noProof/>
          </w:rPr>
          <w:t>Ilustración 17. Documentación de Flutter para desarrolladores de otras plataformas</w:t>
        </w:r>
        <w:r w:rsidR="0069549F">
          <w:rPr>
            <w:noProof/>
            <w:webHidden/>
          </w:rPr>
          <w:tab/>
        </w:r>
        <w:r w:rsidR="0069549F">
          <w:rPr>
            <w:noProof/>
            <w:webHidden/>
          </w:rPr>
          <w:fldChar w:fldCharType="begin"/>
        </w:r>
        <w:r w:rsidR="0069549F">
          <w:rPr>
            <w:noProof/>
            <w:webHidden/>
          </w:rPr>
          <w:instrText xml:space="preserve"> PAGEREF _Toc62568416 \h </w:instrText>
        </w:r>
        <w:r w:rsidR="0069549F">
          <w:rPr>
            <w:noProof/>
            <w:webHidden/>
          </w:rPr>
        </w:r>
        <w:r w:rsidR="0069549F">
          <w:rPr>
            <w:noProof/>
            <w:webHidden/>
          </w:rPr>
          <w:fldChar w:fldCharType="separate"/>
        </w:r>
        <w:r w:rsidR="0069549F">
          <w:rPr>
            <w:noProof/>
            <w:webHidden/>
          </w:rPr>
          <w:t>30</w:t>
        </w:r>
        <w:r w:rsidR="0069549F">
          <w:rPr>
            <w:noProof/>
            <w:webHidden/>
          </w:rPr>
          <w:fldChar w:fldCharType="end"/>
        </w:r>
      </w:hyperlink>
    </w:p>
    <w:p w14:paraId="0FAE6CAF" w14:textId="2A92289E" w:rsidR="0069549F" w:rsidRDefault="00D427B5">
      <w:pPr>
        <w:pStyle w:val="Tabladeilustraciones"/>
        <w:tabs>
          <w:tab w:val="right" w:leader="dot" w:pos="9060"/>
        </w:tabs>
        <w:rPr>
          <w:rFonts w:eastAsiaTheme="minorEastAsia"/>
          <w:noProof/>
          <w:lang w:val="pt-BR" w:eastAsia="pt-BR"/>
        </w:rPr>
      </w:pPr>
      <w:hyperlink r:id="rId30" w:anchor="_Toc62568417" w:history="1">
        <w:r w:rsidR="0069549F" w:rsidRPr="001B2F5B">
          <w:rPr>
            <w:rStyle w:val="Hipervnculo"/>
            <w:noProof/>
          </w:rPr>
          <w:t>Ilustración 18. Contenidos más avanzados y detallados de Flutter y sus canales de comunicación oficial</w:t>
        </w:r>
        <w:r w:rsidR="0069549F">
          <w:rPr>
            <w:noProof/>
            <w:webHidden/>
          </w:rPr>
          <w:tab/>
        </w:r>
        <w:r w:rsidR="0069549F">
          <w:rPr>
            <w:noProof/>
            <w:webHidden/>
          </w:rPr>
          <w:fldChar w:fldCharType="begin"/>
        </w:r>
        <w:r w:rsidR="0069549F">
          <w:rPr>
            <w:noProof/>
            <w:webHidden/>
          </w:rPr>
          <w:instrText xml:space="preserve"> PAGEREF _Toc62568417 \h </w:instrText>
        </w:r>
        <w:r w:rsidR="0069549F">
          <w:rPr>
            <w:noProof/>
            <w:webHidden/>
          </w:rPr>
        </w:r>
        <w:r w:rsidR="0069549F">
          <w:rPr>
            <w:noProof/>
            <w:webHidden/>
          </w:rPr>
          <w:fldChar w:fldCharType="separate"/>
        </w:r>
        <w:r w:rsidR="0069549F">
          <w:rPr>
            <w:noProof/>
            <w:webHidden/>
          </w:rPr>
          <w:t>31</w:t>
        </w:r>
        <w:r w:rsidR="0069549F">
          <w:rPr>
            <w:noProof/>
            <w:webHidden/>
          </w:rPr>
          <w:fldChar w:fldCharType="end"/>
        </w:r>
      </w:hyperlink>
    </w:p>
    <w:p w14:paraId="60AAF1DD" w14:textId="318C3231" w:rsidR="006E6616" w:rsidRDefault="00A71FDE" w:rsidP="00651626">
      <w:pPr>
        <w:pStyle w:val="TDC2"/>
        <w:rPr>
          <w:rFonts w:ascii="Arial" w:eastAsiaTheme="majorEastAsia" w:hAnsi="Arial" w:cs="Arial"/>
          <w:noProof/>
          <w:sz w:val="28"/>
          <w:szCs w:val="28"/>
          <w:lang w:val="es-ES_tradnl"/>
        </w:rPr>
      </w:pPr>
      <w:r w:rsidRPr="00A71FDE">
        <w:rPr>
          <w:rStyle w:val="Hipervnculo"/>
          <w:noProof/>
        </w:rPr>
        <w:fldChar w:fldCharType="end"/>
      </w:r>
    </w:p>
    <w:p w14:paraId="06F6AF9F" w14:textId="40BC08C8" w:rsidR="00D049A8" w:rsidRDefault="00D049A8">
      <w:pPr>
        <w:rPr>
          <w:rFonts w:ascii="Arial" w:eastAsiaTheme="majorEastAsia" w:hAnsi="Arial" w:cs="Arial"/>
          <w:b/>
          <w:bCs/>
          <w:noProof/>
          <w:sz w:val="28"/>
          <w:szCs w:val="28"/>
          <w:lang w:val="es-ES_tradnl"/>
        </w:rPr>
      </w:pPr>
    </w:p>
    <w:p w14:paraId="08A9A5F8" w14:textId="6F50CF3E" w:rsidR="00D049A8" w:rsidRDefault="00D049A8">
      <w:pPr>
        <w:rPr>
          <w:rFonts w:ascii="Arial" w:eastAsiaTheme="majorEastAsia" w:hAnsi="Arial" w:cs="Arial"/>
          <w:b/>
          <w:bCs/>
          <w:noProof/>
          <w:sz w:val="28"/>
          <w:szCs w:val="28"/>
          <w:lang w:val="es-ES_tradnl"/>
        </w:rPr>
      </w:pPr>
    </w:p>
    <w:p w14:paraId="75722E84" w14:textId="665E79A5" w:rsidR="00D049A8" w:rsidRDefault="00DC5E27">
      <w:pPr>
        <w:rPr>
          <w:rFonts w:ascii="Arial" w:eastAsiaTheme="majorEastAsia" w:hAnsi="Arial" w:cs="Arial"/>
          <w:b/>
          <w:bCs/>
          <w:noProof/>
          <w:sz w:val="28"/>
          <w:szCs w:val="28"/>
          <w:lang w:val="es-ES_tradnl"/>
        </w:rPr>
      </w:pPr>
      <w:r>
        <w:rPr>
          <w:rFonts w:ascii="Arial" w:eastAsiaTheme="majorEastAsia" w:hAnsi="Arial" w:cs="Arial"/>
          <w:b/>
          <w:bCs/>
          <w:noProof/>
          <w:sz w:val="28"/>
          <w:szCs w:val="28"/>
          <w:lang w:val="es-ES_tradnl"/>
        </w:rPr>
        <w:br w:type="page"/>
      </w:r>
    </w:p>
    <w:p w14:paraId="16C18316" w14:textId="61914D8A" w:rsidR="00EB2439" w:rsidRPr="00A81495" w:rsidRDefault="001471F9" w:rsidP="00221D3D">
      <w:pPr>
        <w:pStyle w:val="Ttulo1"/>
        <w:numPr>
          <w:ilvl w:val="0"/>
          <w:numId w:val="4"/>
        </w:numPr>
        <w:rPr>
          <w:lang w:val="es-ES_tradnl"/>
        </w:rPr>
      </w:pPr>
      <w:bookmarkStart w:id="3" w:name="_Toc62568356"/>
      <w:bookmarkStart w:id="4" w:name="_Hlk58868714"/>
      <w:bookmarkEnd w:id="0"/>
      <w:r>
        <w:rPr>
          <w:lang w:val="es-ES_tradnl"/>
        </w:rPr>
        <w:lastRenderedPageBreak/>
        <w:t>INTRODUCIÓN</w:t>
      </w:r>
      <w:bookmarkEnd w:id="3"/>
    </w:p>
    <w:bookmarkEnd w:id="4"/>
    <w:p w14:paraId="07B9E8A6" w14:textId="52AB50E0" w:rsidR="004D3012" w:rsidRDefault="00003216" w:rsidP="004D3012">
      <w:pPr>
        <w:pStyle w:val="cuerpo-tfg"/>
        <w:rPr>
          <w:lang w:val="es-ES_tradnl"/>
        </w:rPr>
      </w:pPr>
      <w:r w:rsidRPr="00003216">
        <w:rPr>
          <w:lang w:val="es-ES_tradnl"/>
        </w:rPr>
        <w:t xml:space="preserve">Escribir una </w:t>
      </w:r>
      <w:r w:rsidR="006E6616">
        <w:rPr>
          <w:lang w:val="es-ES_tradnl"/>
        </w:rPr>
        <w:t>introducción</w:t>
      </w:r>
    </w:p>
    <w:p w14:paraId="5FB23515" w14:textId="2896BD9D" w:rsidR="006E6616" w:rsidRPr="004D3012" w:rsidRDefault="004D3012" w:rsidP="004D3012">
      <w:pPr>
        <w:rPr>
          <w:rFonts w:ascii="Arial" w:hAnsi="Arial" w:cs="Arial"/>
          <w:sz w:val="24"/>
          <w:szCs w:val="24"/>
          <w:lang w:val="es-ES_tradnl"/>
        </w:rPr>
      </w:pPr>
      <w:r>
        <w:rPr>
          <w:lang w:val="es-ES_tradnl"/>
        </w:rPr>
        <w:br w:type="page"/>
      </w:r>
    </w:p>
    <w:p w14:paraId="0141A93A" w14:textId="1AEA2EA2" w:rsidR="000D2F41" w:rsidRPr="00A81495" w:rsidRDefault="00003216" w:rsidP="001471F9">
      <w:pPr>
        <w:pStyle w:val="Ttulo1"/>
        <w:numPr>
          <w:ilvl w:val="0"/>
          <w:numId w:val="4"/>
        </w:numPr>
        <w:rPr>
          <w:lang w:val="es-ES_tradnl"/>
        </w:rPr>
      </w:pPr>
      <w:bookmarkStart w:id="5" w:name="_Toc62568357"/>
      <w:r>
        <w:rPr>
          <w:lang w:val="es-ES_tradnl"/>
        </w:rPr>
        <w:lastRenderedPageBreak/>
        <w:t>EL CAMINO HASTA FLUTTER</w:t>
      </w:r>
      <w:bookmarkEnd w:id="5"/>
      <w:r w:rsidR="004D08FA" w:rsidRPr="00A81495">
        <w:rPr>
          <w:lang w:val="es-ES_tradnl"/>
        </w:rPr>
        <w:t xml:space="preserve">  </w:t>
      </w:r>
    </w:p>
    <w:p w14:paraId="61996432" w14:textId="141F32B1" w:rsidR="00A81495" w:rsidRDefault="00A81495" w:rsidP="00934AFC">
      <w:pPr>
        <w:pStyle w:val="cuerpo-tfg"/>
        <w:rPr>
          <w:lang w:val="es-ES_tradnl"/>
        </w:rPr>
      </w:pPr>
      <w:r w:rsidRPr="00A81495">
        <w:rPr>
          <w:lang w:val="es-ES_tradnl"/>
        </w:rPr>
        <w:t>En este</w:t>
      </w:r>
      <w:r>
        <w:rPr>
          <w:lang w:val="es-ES_tradnl"/>
        </w:rPr>
        <w:t xml:space="preserve"> capítulo </w:t>
      </w:r>
      <w:ins w:id="6" w:author="Víctor Rivas" w:date="2021-01-27T10:35:00Z">
        <w:r w:rsidR="00D427B5">
          <w:rPr>
            <w:lang w:val="es-ES_tradnl"/>
          </w:rPr>
          <w:t xml:space="preserve">se aborda </w:t>
        </w:r>
      </w:ins>
      <w:del w:id="7" w:author="Víctor Rivas" w:date="2021-01-27T10:35:00Z">
        <w:r w:rsidDel="00D427B5">
          <w:rPr>
            <w:lang w:val="es-ES_tradnl"/>
          </w:rPr>
          <w:delText xml:space="preserve">será abordado </w:delText>
        </w:r>
      </w:del>
      <w:r w:rsidR="00003216">
        <w:rPr>
          <w:lang w:val="es-ES_tradnl"/>
        </w:rPr>
        <w:t>una historia concisa</w:t>
      </w:r>
      <w:r w:rsidR="00B61816">
        <w:rPr>
          <w:lang w:val="es-ES_tradnl"/>
        </w:rPr>
        <w:t xml:space="preserve"> de</w:t>
      </w:r>
      <w:r w:rsidR="00003216">
        <w:rPr>
          <w:lang w:val="es-ES_tradnl"/>
        </w:rPr>
        <w:t xml:space="preserve"> la rápida evolución de internet y de los dispositivos móviles</w:t>
      </w:r>
      <w:r w:rsidR="00B61816">
        <w:rPr>
          <w:lang w:val="es-ES_tradnl"/>
        </w:rPr>
        <w:t xml:space="preserve"> para entender</w:t>
      </w:r>
      <w:r w:rsidR="00003216">
        <w:rPr>
          <w:lang w:val="es-ES_tradnl"/>
        </w:rPr>
        <w:t xml:space="preserve"> como llegamos a herramientas </w:t>
      </w:r>
      <w:r w:rsidR="00B61816">
        <w:rPr>
          <w:lang w:val="es-ES_tradnl"/>
        </w:rPr>
        <w:t>como Flutter</w:t>
      </w:r>
      <w:r w:rsidR="00003216">
        <w:rPr>
          <w:lang w:val="es-ES_tradnl"/>
        </w:rPr>
        <w:t>.</w:t>
      </w:r>
    </w:p>
    <w:p w14:paraId="79FC36E6" w14:textId="77777777" w:rsidR="00003216" w:rsidRPr="00003216" w:rsidRDefault="00003216" w:rsidP="00003216">
      <w:pPr>
        <w:pStyle w:val="Prrafode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8" w:name="_Toc58869084"/>
      <w:bookmarkStart w:id="9" w:name="_Toc58869951"/>
      <w:bookmarkStart w:id="10" w:name="_Toc58874463"/>
      <w:bookmarkStart w:id="11" w:name="_Toc58956669"/>
      <w:bookmarkStart w:id="12" w:name="_Toc58958550"/>
      <w:bookmarkStart w:id="13" w:name="_Toc61878426"/>
      <w:bookmarkStart w:id="14" w:name="_Toc61878500"/>
      <w:bookmarkStart w:id="15" w:name="_Toc61878520"/>
      <w:bookmarkStart w:id="16" w:name="_Toc61878549"/>
      <w:bookmarkStart w:id="17" w:name="_Toc61888788"/>
      <w:bookmarkStart w:id="18" w:name="_Toc61889385"/>
      <w:bookmarkStart w:id="19" w:name="_Toc61965320"/>
      <w:bookmarkStart w:id="20" w:name="_Toc61965365"/>
      <w:bookmarkStart w:id="21" w:name="_Toc61970086"/>
      <w:bookmarkStart w:id="22" w:name="_Toc61972815"/>
      <w:bookmarkStart w:id="23" w:name="_Toc61976893"/>
      <w:bookmarkStart w:id="24" w:name="_Toc62138767"/>
      <w:bookmarkStart w:id="25" w:name="_Toc62142693"/>
      <w:bookmarkStart w:id="26" w:name="_Toc62489256"/>
      <w:bookmarkStart w:id="27" w:name="_Toc62568358"/>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4944A443" w14:textId="77777777" w:rsidR="00003216" w:rsidRPr="00003216" w:rsidRDefault="00003216" w:rsidP="00003216">
      <w:pPr>
        <w:pStyle w:val="Prrafode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28" w:name="_Toc58869085"/>
      <w:bookmarkStart w:id="29" w:name="_Toc58869952"/>
      <w:bookmarkStart w:id="30" w:name="_Toc58874464"/>
      <w:bookmarkStart w:id="31" w:name="_Toc58956670"/>
      <w:bookmarkStart w:id="32" w:name="_Toc58958551"/>
      <w:bookmarkStart w:id="33" w:name="_Toc61878427"/>
      <w:bookmarkStart w:id="34" w:name="_Toc61878501"/>
      <w:bookmarkStart w:id="35" w:name="_Toc61878521"/>
      <w:bookmarkStart w:id="36" w:name="_Toc61878550"/>
      <w:bookmarkStart w:id="37" w:name="_Toc61888789"/>
      <w:bookmarkStart w:id="38" w:name="_Toc61889386"/>
      <w:bookmarkStart w:id="39" w:name="_Toc61965321"/>
      <w:bookmarkStart w:id="40" w:name="_Toc61965366"/>
      <w:bookmarkStart w:id="41" w:name="_Toc61970087"/>
      <w:bookmarkStart w:id="42" w:name="_Toc61972816"/>
      <w:bookmarkStart w:id="43" w:name="_Toc61976894"/>
      <w:bookmarkStart w:id="44" w:name="_Toc62138768"/>
      <w:bookmarkStart w:id="45" w:name="_Toc62142694"/>
      <w:bookmarkStart w:id="46" w:name="_Toc62489257"/>
      <w:bookmarkStart w:id="47" w:name="_Toc62568359"/>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0BF6FB79" w14:textId="5BD303C6" w:rsidR="0023697D" w:rsidRPr="0023697D" w:rsidRDefault="00003216" w:rsidP="00003216">
      <w:pPr>
        <w:pStyle w:val="Ttulo2"/>
        <w:numPr>
          <w:ilvl w:val="1"/>
          <w:numId w:val="5"/>
        </w:numPr>
        <w:rPr>
          <w:lang w:val="es-ES_tradnl"/>
        </w:rPr>
      </w:pPr>
      <w:bookmarkStart w:id="48" w:name="_Toc62568360"/>
      <w:r>
        <w:rPr>
          <w:lang w:val="es-ES_tradnl"/>
        </w:rPr>
        <w:t>La rápida ascensión de internet y móviles</w:t>
      </w:r>
      <w:bookmarkEnd w:id="48"/>
    </w:p>
    <w:p w14:paraId="29547117" w14:textId="081EAFDD" w:rsidR="000D2F41" w:rsidRPr="006F1951" w:rsidRDefault="004F3359" w:rsidP="006F1951">
      <w:pPr>
        <w:pStyle w:val="cuerpo-tfg"/>
        <w:rPr>
          <w:lang w:val="es-ES_tradnl"/>
        </w:rPr>
      </w:pPr>
      <w:r>
        <w:rPr>
          <w:lang w:val="es-ES_tradnl"/>
        </w:rPr>
        <w:t>E</w:t>
      </w:r>
      <w:r w:rsidR="00135B16">
        <w:rPr>
          <w:lang w:val="es-ES_tradnl"/>
        </w:rPr>
        <w:t xml:space="preserve">s importante mirar </w:t>
      </w:r>
      <w:r w:rsidR="00A70B91">
        <w:rPr>
          <w:lang w:val="es-ES_tradnl"/>
        </w:rPr>
        <w:t>al</w:t>
      </w:r>
      <w:r w:rsidR="00135B16">
        <w:rPr>
          <w:lang w:val="es-ES_tradnl"/>
        </w:rPr>
        <w:t xml:space="preserve"> pasado y constatar que los móviles, para alcanzar el estado que conocemos hoy, tuvier</w:t>
      </w:r>
      <w:ins w:id="49" w:author="Víctor Rivas" w:date="2021-01-27T10:36:00Z">
        <w:r w:rsidR="00D427B5">
          <w:rPr>
            <w:lang w:val="es-ES_tradnl"/>
          </w:rPr>
          <w:t>o</w:t>
        </w:r>
      </w:ins>
      <w:del w:id="50" w:author="Víctor Rivas" w:date="2021-01-27T10:36:00Z">
        <w:r w:rsidR="00135B16" w:rsidDel="00D427B5">
          <w:rPr>
            <w:lang w:val="es-ES_tradnl"/>
          </w:rPr>
          <w:delText>a</w:delText>
        </w:r>
      </w:del>
      <w:r w:rsidR="00135B16">
        <w:rPr>
          <w:lang w:val="es-ES_tradnl"/>
        </w:rPr>
        <w:t>n una rápida evolución.</w:t>
      </w:r>
      <w:r w:rsidR="006F1951">
        <w:rPr>
          <w:lang w:val="es-ES_tradnl"/>
        </w:rPr>
        <w:t xml:space="preserve"> </w:t>
      </w:r>
      <w:r w:rsidR="00135B16">
        <w:rPr>
          <w:lang w:val="es-ES_tradnl"/>
        </w:rPr>
        <w:t xml:space="preserve">Hoy en </w:t>
      </w:r>
      <w:r w:rsidR="005C672E">
        <w:rPr>
          <w:lang w:val="es-ES_tradnl"/>
        </w:rPr>
        <w:t>día</w:t>
      </w:r>
      <w:r w:rsidR="00135B16">
        <w:rPr>
          <w:lang w:val="es-ES_tradnl"/>
        </w:rPr>
        <w:t xml:space="preserve">, los móviles tienen muchas más funcionalidades </w:t>
      </w:r>
      <w:del w:id="51" w:author="Víctor Rivas" w:date="2021-01-27T10:36:00Z">
        <w:r w:rsidR="00135B16" w:rsidDel="00D427B5">
          <w:rPr>
            <w:lang w:val="es-ES_tradnl"/>
          </w:rPr>
          <w:delText xml:space="preserve">si </w:delText>
        </w:r>
      </w:del>
      <w:r w:rsidR="00135B16">
        <w:rPr>
          <w:lang w:val="es-ES_tradnl"/>
        </w:rPr>
        <w:t>comparado</w:t>
      </w:r>
      <w:ins w:id="52" w:author="Víctor Rivas" w:date="2021-01-27T10:36:00Z">
        <w:r w:rsidR="00D427B5">
          <w:rPr>
            <w:lang w:val="es-ES_tradnl"/>
          </w:rPr>
          <w:t>s</w:t>
        </w:r>
      </w:ins>
      <w:r w:rsidR="00135B16">
        <w:rPr>
          <w:lang w:val="es-ES_tradnl"/>
        </w:rPr>
        <w:t xml:space="preserve"> con </w:t>
      </w:r>
      <w:del w:id="53" w:author="Víctor Rivas" w:date="2021-01-27T10:36:00Z">
        <w:r w:rsidR="00135B16" w:rsidDel="00D427B5">
          <w:rPr>
            <w:lang w:val="es-ES_tradnl"/>
          </w:rPr>
          <w:delText>antiguamente</w:delText>
        </w:r>
      </w:del>
      <w:ins w:id="54" w:author="Víctor Rivas" w:date="2021-01-27T10:36:00Z">
        <w:r w:rsidR="00D427B5">
          <w:rPr>
            <w:lang w:val="es-ES_tradnl"/>
          </w:rPr>
          <w:t>sus antecesores</w:t>
        </w:r>
      </w:ins>
      <w:r w:rsidR="00135B16">
        <w:rPr>
          <w:lang w:val="es-ES_tradnl"/>
        </w:rPr>
        <w:t xml:space="preserve">. Hoy no sirven apenas para llamadas, en verdad es que poca gente lo utiliza para eso, sino que sirve para </w:t>
      </w:r>
      <w:r w:rsidR="00CB0ADD">
        <w:rPr>
          <w:lang w:val="es-ES_tradnl"/>
        </w:rPr>
        <w:t xml:space="preserve">muchas cosas como </w:t>
      </w:r>
      <w:r w:rsidR="0069549F">
        <w:rPr>
          <w:lang w:val="es-ES_tradnl"/>
        </w:rPr>
        <w:t>banca por internet</w:t>
      </w:r>
      <w:r w:rsidR="00135B16">
        <w:rPr>
          <w:lang w:val="es-ES_tradnl"/>
        </w:rPr>
        <w:t xml:space="preserve">, </w:t>
      </w:r>
      <w:r w:rsidR="00A70B91">
        <w:rPr>
          <w:lang w:val="es-ES_tradnl"/>
        </w:rPr>
        <w:t>juegos, capturar</w:t>
      </w:r>
      <w:r w:rsidR="00135B16">
        <w:rPr>
          <w:lang w:val="es-ES_tradnl"/>
        </w:rPr>
        <w:t xml:space="preserve"> fotos, estar conectado con amigos por redes sociales</w:t>
      </w:r>
      <w:r w:rsidR="00A70B91">
        <w:rPr>
          <w:lang w:val="es-ES_tradnl"/>
        </w:rPr>
        <w:t xml:space="preserve">, mirar noticias en tiempo real, </w:t>
      </w:r>
      <w:del w:id="55" w:author="Víctor Rivas" w:date="2021-01-27T10:36:00Z">
        <w:r w:rsidR="00A70B91" w:rsidDel="00D427B5">
          <w:rPr>
            <w:lang w:val="es-ES_tradnl"/>
          </w:rPr>
          <w:delText xml:space="preserve">asistir </w:delText>
        </w:r>
      </w:del>
      <w:ins w:id="56" w:author="Víctor Rivas" w:date="2021-01-27T10:36:00Z">
        <w:r w:rsidR="00D427B5">
          <w:rPr>
            <w:lang w:val="es-ES_tradnl"/>
          </w:rPr>
          <w:t xml:space="preserve">ver </w:t>
        </w:r>
      </w:ins>
      <w:r w:rsidR="00A70B91">
        <w:rPr>
          <w:lang w:val="es-ES_tradnl"/>
        </w:rPr>
        <w:t xml:space="preserve">televisión, hacer compras </w:t>
      </w:r>
      <w:r w:rsidR="003333A4">
        <w:rPr>
          <w:lang w:val="es-ES_tradnl"/>
        </w:rPr>
        <w:t>en línea</w:t>
      </w:r>
      <w:r w:rsidR="00A70B91">
        <w:rPr>
          <w:lang w:val="es-ES_tradnl"/>
        </w:rPr>
        <w:t>, escuchar música</w:t>
      </w:r>
      <w:del w:id="57" w:author="Víctor Rivas" w:date="2021-01-27T10:36:00Z">
        <w:r w:rsidR="00A70B91" w:rsidDel="00D427B5">
          <w:rPr>
            <w:lang w:val="es-ES_tradnl"/>
          </w:rPr>
          <w:delText>s</w:delText>
        </w:r>
      </w:del>
      <w:r w:rsidR="00A70B91">
        <w:rPr>
          <w:lang w:val="es-ES_tradnl"/>
        </w:rPr>
        <w:t xml:space="preserve"> y muchas otras</w:t>
      </w:r>
      <w:r w:rsidR="00AB0350">
        <w:rPr>
          <w:lang w:val="es-ES_tradnl"/>
        </w:rPr>
        <w:t xml:space="preserve">. Y esta rápida evolución se debe casi que </w:t>
      </w:r>
      <w:ins w:id="58" w:author="Víctor Rivas" w:date="2021-01-27T10:37:00Z">
        <w:r w:rsidR="00D427B5">
          <w:rPr>
            <w:lang w:val="es-ES_tradnl"/>
          </w:rPr>
          <w:t>í</w:t>
        </w:r>
      </w:ins>
      <w:del w:id="59" w:author="Víctor Rivas" w:date="2021-01-27T10:37:00Z">
        <w:r w:rsidR="00AB0350" w:rsidDel="00D427B5">
          <w:rPr>
            <w:lang w:val="es-ES_tradnl"/>
          </w:rPr>
          <w:delText>i</w:delText>
        </w:r>
      </w:del>
      <w:r w:rsidR="00AB0350">
        <w:rPr>
          <w:lang w:val="es-ES_tradnl"/>
        </w:rPr>
        <w:t>ntegra</w:t>
      </w:r>
      <w:del w:id="60" w:author="Víctor Rivas" w:date="2021-01-27T10:37:00Z">
        <w:r w:rsidR="00AB0350" w:rsidDel="00D427B5">
          <w:rPr>
            <w:lang w:val="es-ES_tradnl"/>
          </w:rPr>
          <w:delText>l</w:delText>
        </w:r>
      </w:del>
      <w:r w:rsidR="00AB0350">
        <w:rPr>
          <w:lang w:val="es-ES_tradnl"/>
        </w:rPr>
        <w:t xml:space="preserve">mente a </w:t>
      </w:r>
      <w:ins w:id="61" w:author="Víctor Rivas" w:date="2021-01-27T10:37:00Z">
        <w:r w:rsidR="00D427B5">
          <w:rPr>
            <w:lang w:val="es-ES_tradnl"/>
          </w:rPr>
          <w:t xml:space="preserve">la </w:t>
        </w:r>
      </w:ins>
      <w:r w:rsidR="00AB0350">
        <w:rPr>
          <w:lang w:val="es-ES_tradnl"/>
        </w:rPr>
        <w:t xml:space="preserve">revolución de internet, con </w:t>
      </w:r>
      <w:r w:rsidR="003333A4">
        <w:rPr>
          <w:lang w:val="es-ES_tradnl"/>
        </w:rPr>
        <w:t xml:space="preserve">la burbuja de las </w:t>
      </w:r>
      <w:r w:rsidR="003333A4" w:rsidRPr="00D427B5">
        <w:rPr>
          <w:i/>
          <w:iCs/>
          <w:lang w:val="es-ES_tradnl"/>
          <w:rPrChange w:id="62" w:author="Víctor Rivas" w:date="2021-01-27T10:37:00Z">
            <w:rPr>
              <w:lang w:val="es-ES_tradnl"/>
            </w:rPr>
          </w:rPrChange>
        </w:rPr>
        <w:t>puntocom</w:t>
      </w:r>
      <w:r w:rsidR="00732344">
        <w:rPr>
          <w:lang w:val="es-ES_tradnl"/>
        </w:rPr>
        <w:t xml:space="preserve"> (medio de los años 2000) y con el </w:t>
      </w:r>
      <w:del w:id="63" w:author="Víctor Rivas" w:date="2021-01-27T10:37:00Z">
        <w:r w:rsidR="00732344" w:rsidDel="00D427B5">
          <w:rPr>
            <w:lang w:val="es-ES_tradnl"/>
          </w:rPr>
          <w:delText xml:space="preserve">suceso </w:delText>
        </w:r>
      </w:del>
      <w:ins w:id="64" w:author="Víctor Rivas" w:date="2021-01-27T10:37:00Z">
        <w:r w:rsidR="00D427B5">
          <w:rPr>
            <w:lang w:val="es-ES_tradnl"/>
          </w:rPr>
          <w:t xml:space="preserve">éxito </w:t>
        </w:r>
      </w:ins>
      <w:r w:rsidR="00732344">
        <w:rPr>
          <w:lang w:val="es-ES_tradnl"/>
        </w:rPr>
        <w:t>de las redes sociales.</w:t>
      </w:r>
      <w:r w:rsidR="005D635C">
        <w:rPr>
          <w:lang w:val="es-ES_tradnl"/>
        </w:rPr>
        <w:t xml:space="preserve"> </w:t>
      </w:r>
      <w:r w:rsidR="005D635C" w:rsidRPr="006F1951">
        <w:t>[1]</w:t>
      </w:r>
    </w:p>
    <w:p w14:paraId="16B8004F" w14:textId="4B4AABFD" w:rsidR="00482E34" w:rsidRPr="00BB70F0" w:rsidRDefault="00482E34" w:rsidP="000D2F41">
      <w:pPr>
        <w:pStyle w:val="cuerpo-tfg"/>
        <w:rPr>
          <w:lang w:val="es-ES_tradnl"/>
        </w:rPr>
      </w:pPr>
      <w:r>
        <w:rPr>
          <w:lang w:val="es-ES_tradnl"/>
        </w:rPr>
        <w:t>Siguiendo</w:t>
      </w:r>
      <w:r w:rsidR="006F1951">
        <w:rPr>
          <w:lang w:val="es-ES_tradnl"/>
        </w:rPr>
        <w:t xml:space="preserve"> con</w:t>
      </w:r>
      <w:r>
        <w:rPr>
          <w:lang w:val="es-ES_tradnl"/>
        </w:rPr>
        <w:t xml:space="preserve"> el crecimiento de internet, muchas innovaciones llegar</w:t>
      </w:r>
      <w:ins w:id="65" w:author="Víctor Rivas" w:date="2021-01-27T10:37:00Z">
        <w:r w:rsidR="00D427B5">
          <w:rPr>
            <w:lang w:val="es-ES_tradnl"/>
          </w:rPr>
          <w:t>o</w:t>
        </w:r>
      </w:ins>
      <w:del w:id="66" w:author="Víctor Rivas" w:date="2021-01-27T10:37:00Z">
        <w:r w:rsidDel="00D427B5">
          <w:rPr>
            <w:lang w:val="es-ES_tradnl"/>
          </w:rPr>
          <w:delText>a</w:delText>
        </w:r>
      </w:del>
      <w:r>
        <w:rPr>
          <w:lang w:val="es-ES_tradnl"/>
        </w:rPr>
        <w:t>n</w:t>
      </w:r>
      <w:r w:rsidR="00CB0ADD">
        <w:rPr>
          <w:lang w:val="es-ES_tradnl"/>
        </w:rPr>
        <w:t xml:space="preserve"> para los móviles</w:t>
      </w:r>
      <w:del w:id="67" w:author="Víctor Rivas" w:date="2021-01-27T10:37:00Z">
        <w:r w:rsidR="00CB0ADD" w:rsidDel="00D427B5">
          <w:rPr>
            <w:lang w:val="es-ES_tradnl"/>
          </w:rPr>
          <w:delText>,</w:delText>
        </w:r>
      </w:del>
      <w:r>
        <w:rPr>
          <w:lang w:val="es-ES_tradnl"/>
        </w:rPr>
        <w:t xml:space="preserve"> en los </w:t>
      </w:r>
      <w:r w:rsidR="006F1951">
        <w:rPr>
          <w:lang w:val="es-ES_tradnl"/>
        </w:rPr>
        <w:t>mediados</w:t>
      </w:r>
      <w:r>
        <w:rPr>
          <w:lang w:val="es-ES_tradnl"/>
        </w:rPr>
        <w:t xml:space="preserve"> de los años 2000. Fabricantes de móviles </w:t>
      </w:r>
      <w:r w:rsidR="006F1951">
        <w:rPr>
          <w:lang w:val="es-ES_tradnl"/>
        </w:rPr>
        <w:t>empezaron</w:t>
      </w:r>
      <w:r>
        <w:rPr>
          <w:lang w:val="es-ES_tradnl"/>
        </w:rPr>
        <w:t xml:space="preserve"> a construir funcionalidades </w:t>
      </w:r>
      <w:r w:rsidR="003333A4">
        <w:rPr>
          <w:lang w:val="es-ES_tradnl"/>
        </w:rPr>
        <w:t>como</w:t>
      </w:r>
      <w:r w:rsidR="003333A4">
        <w:rPr>
          <w:i/>
          <w:iCs/>
          <w:lang w:val="es-ES_tradnl"/>
        </w:rPr>
        <w:t xml:space="preserve"> </w:t>
      </w:r>
      <w:r w:rsidR="003333A4">
        <w:rPr>
          <w:lang w:val="es-ES_tradnl"/>
        </w:rPr>
        <w:t>reproductores de MP3</w:t>
      </w:r>
      <w:r>
        <w:rPr>
          <w:i/>
          <w:iCs/>
          <w:lang w:val="es-ES_tradnl"/>
        </w:rPr>
        <w:t xml:space="preserve">, </w:t>
      </w:r>
      <w:r w:rsidRPr="00482E34">
        <w:rPr>
          <w:lang w:val="es-ES_tradnl"/>
        </w:rPr>
        <w:t>consola de juegos portátil</w:t>
      </w:r>
      <w:r w:rsidR="003333A4">
        <w:rPr>
          <w:lang w:val="es-ES_tradnl"/>
        </w:rPr>
        <w:t>, entre otros</w:t>
      </w:r>
      <w:r>
        <w:rPr>
          <w:lang w:val="es-ES_tradnl"/>
        </w:rPr>
        <w:t xml:space="preserve">. </w:t>
      </w:r>
      <w:r w:rsidR="008108A9">
        <w:rPr>
          <w:lang w:val="es-ES_tradnl"/>
        </w:rPr>
        <w:t>El mercado de móviles que antes era dominado por Nokia, Sony Ericsson, LG</w:t>
      </w:r>
      <w:r w:rsidR="008108A9" w:rsidRPr="008108A9">
        <w:rPr>
          <w:lang w:val="es-ES_tradnl"/>
        </w:rPr>
        <w:t xml:space="preserve">; </w:t>
      </w:r>
      <w:r w:rsidR="008108A9">
        <w:rPr>
          <w:lang w:val="es-ES_tradnl"/>
        </w:rPr>
        <w:t>a</w:t>
      </w:r>
      <w:r>
        <w:rPr>
          <w:lang w:val="es-ES_tradnl"/>
        </w:rPr>
        <w:t xml:space="preserve"> principio de </w:t>
      </w:r>
      <w:r w:rsidR="003333A4">
        <w:rPr>
          <w:lang w:val="es-ES_tradnl"/>
        </w:rPr>
        <w:t>l</w:t>
      </w:r>
      <w:r w:rsidR="00BB70F0">
        <w:rPr>
          <w:lang w:val="es-ES_tradnl"/>
        </w:rPr>
        <w:t>os años de 2007</w:t>
      </w:r>
      <w:r>
        <w:rPr>
          <w:lang w:val="es-ES_tradnl"/>
        </w:rPr>
        <w:t xml:space="preserve">, </w:t>
      </w:r>
      <w:r w:rsidR="001C0907">
        <w:rPr>
          <w:lang w:val="es-ES_tradnl"/>
        </w:rPr>
        <w:t xml:space="preserve">junto con el aparecimiento del </w:t>
      </w:r>
      <w:del w:id="68" w:author="Víctor Rivas" w:date="2021-01-27T10:37:00Z">
        <w:r w:rsidR="001C0907" w:rsidDel="00D427B5">
          <w:rPr>
            <w:lang w:val="es-ES_tradnl"/>
          </w:rPr>
          <w:delText xml:space="preserve">termo </w:delText>
        </w:r>
      </w:del>
      <w:ins w:id="69" w:author="Víctor Rivas" w:date="2021-01-27T10:37:00Z">
        <w:r w:rsidR="00D427B5">
          <w:rPr>
            <w:lang w:val="es-ES_tradnl"/>
          </w:rPr>
          <w:t xml:space="preserve">término </w:t>
        </w:r>
      </w:ins>
      <w:r w:rsidR="001C0907" w:rsidRPr="00D427B5">
        <w:rPr>
          <w:i/>
          <w:iCs/>
          <w:lang w:val="es-ES_tradnl"/>
          <w:rPrChange w:id="70" w:author="Víctor Rivas" w:date="2021-01-27T10:38:00Z">
            <w:rPr>
              <w:lang w:val="es-ES_tradnl"/>
            </w:rPr>
          </w:rPrChange>
        </w:rPr>
        <w:t>smartphone</w:t>
      </w:r>
      <w:r w:rsidR="001C0907">
        <w:rPr>
          <w:lang w:val="es-ES_tradnl"/>
        </w:rPr>
        <w:t xml:space="preserve">, </w:t>
      </w:r>
      <w:r w:rsidR="008108A9">
        <w:rPr>
          <w:lang w:val="es-ES_tradnl"/>
        </w:rPr>
        <w:t>el dominio pertenencia a</w:t>
      </w:r>
      <w:r>
        <w:rPr>
          <w:lang w:val="es-ES_tradnl"/>
        </w:rPr>
        <w:t xml:space="preserve"> fabricantes como HTC, BlackBerry y Apple (con el </w:t>
      </w:r>
      <w:r w:rsidR="00BB70F0">
        <w:rPr>
          <w:lang w:val="es-ES_tradnl"/>
        </w:rPr>
        <w:t>primero</w:t>
      </w:r>
      <w:r>
        <w:rPr>
          <w:lang w:val="es-ES_tradnl"/>
        </w:rPr>
        <w:t xml:space="preserve"> </w:t>
      </w:r>
      <w:r w:rsidR="00BB70F0" w:rsidRPr="00CB0ADD">
        <w:rPr>
          <w:lang w:val="es-ES_tradnl"/>
        </w:rPr>
        <w:t>iPhone</w:t>
      </w:r>
      <w:r>
        <w:rPr>
          <w:lang w:val="es-ES_tradnl"/>
        </w:rPr>
        <w:t>)</w:t>
      </w:r>
      <w:r w:rsidR="00BB70F0">
        <w:rPr>
          <w:lang w:val="es-ES_tradnl"/>
        </w:rPr>
        <w:t>.</w:t>
      </w:r>
    </w:p>
    <w:p w14:paraId="3ABCE2CC" w14:textId="28FE82A0" w:rsidR="008108A9" w:rsidRDefault="008108A9" w:rsidP="000D2F41">
      <w:pPr>
        <w:pStyle w:val="cuerpo-tfg"/>
        <w:rPr>
          <w:lang w:val="es-ES_tradnl"/>
        </w:rPr>
      </w:pPr>
      <w:r>
        <w:rPr>
          <w:lang w:val="es-ES_tradnl"/>
        </w:rPr>
        <w:t xml:space="preserve">Con el </w:t>
      </w:r>
      <w:del w:id="71" w:author="Víctor Rivas" w:date="2021-01-27T10:38:00Z">
        <w:r w:rsidDel="00D427B5">
          <w:rPr>
            <w:lang w:val="es-ES_tradnl"/>
          </w:rPr>
          <w:delText xml:space="preserve">suceso </w:delText>
        </w:r>
      </w:del>
      <w:ins w:id="72" w:author="Víctor Rivas" w:date="2021-01-27T10:38:00Z">
        <w:r w:rsidR="00D427B5">
          <w:rPr>
            <w:lang w:val="es-ES_tradnl"/>
          </w:rPr>
          <w:t xml:space="preserve">éxito </w:t>
        </w:r>
      </w:ins>
      <w:r>
        <w:rPr>
          <w:lang w:val="es-ES_tradnl"/>
        </w:rPr>
        <w:t>de redes sociales como Instagram</w:t>
      </w:r>
      <w:ins w:id="73" w:author="Víctor Rivas" w:date="2021-01-27T10:38:00Z">
        <w:r w:rsidR="00D427B5">
          <w:rPr>
            <w:lang w:val="es-ES_tradnl"/>
          </w:rPr>
          <w:t xml:space="preserve"> o</w:t>
        </w:r>
      </w:ins>
      <w:del w:id="74" w:author="Víctor Rivas" w:date="2021-01-27T10:38:00Z">
        <w:r w:rsidDel="00D427B5">
          <w:rPr>
            <w:lang w:val="es-ES_tradnl"/>
          </w:rPr>
          <w:delText>,</w:delText>
        </w:r>
      </w:del>
      <w:r>
        <w:rPr>
          <w:lang w:val="es-ES_tradnl"/>
        </w:rPr>
        <w:t xml:space="preserve"> Facebook, los móviles </w:t>
      </w:r>
      <w:r w:rsidR="006F1951">
        <w:rPr>
          <w:lang w:val="es-ES_tradnl"/>
        </w:rPr>
        <w:t>adquirieron</w:t>
      </w:r>
      <w:r>
        <w:rPr>
          <w:lang w:val="es-ES_tradnl"/>
        </w:rPr>
        <w:t xml:space="preserve"> más funcionalidades. Por ejemplo, Instagram</w:t>
      </w:r>
      <w:r w:rsidR="00BB70F0">
        <w:rPr>
          <w:lang w:val="es-ES_tradnl"/>
        </w:rPr>
        <w:t xml:space="preserve"> - </w:t>
      </w:r>
      <w:del w:id="75" w:author="Víctor Rivas" w:date="2021-01-27T10:39:00Z">
        <w:r w:rsidR="00BB70F0" w:rsidDel="00D427B5">
          <w:rPr>
            <w:lang w:val="es-ES_tradnl"/>
          </w:rPr>
          <w:delText>aplicativo</w:delText>
        </w:r>
        <w:r w:rsidDel="00D427B5">
          <w:rPr>
            <w:lang w:val="es-ES_tradnl"/>
          </w:rPr>
          <w:delText xml:space="preserve"> </w:delText>
        </w:r>
      </w:del>
      <w:ins w:id="76" w:author="Víctor Rivas" w:date="2021-01-27T10:39:00Z">
        <w:r w:rsidR="00D427B5">
          <w:rPr>
            <w:lang w:val="es-ES_tradnl"/>
          </w:rPr>
          <w:t xml:space="preserve">app </w:t>
        </w:r>
      </w:ins>
      <w:r w:rsidR="00BB70F0">
        <w:rPr>
          <w:lang w:val="es-ES_tradnl"/>
        </w:rPr>
        <w:t xml:space="preserve">para compartir fotos - </w:t>
      </w:r>
      <w:r>
        <w:rPr>
          <w:lang w:val="es-ES_tradnl"/>
        </w:rPr>
        <w:t xml:space="preserve">lanzado en 2010, </w:t>
      </w:r>
      <w:r w:rsidR="00BB70F0">
        <w:rPr>
          <w:lang w:val="es-ES_tradnl"/>
        </w:rPr>
        <w:t>trae la preocupación de las fabricantes para producir mejores cameras para sus teléfonos. Cuestiones antiguas como modo de espera, tiempos de llamadas</w:t>
      </w:r>
      <w:r w:rsidR="00CB0ADD">
        <w:rPr>
          <w:lang w:val="es-ES_tradnl"/>
        </w:rPr>
        <w:t>,</w:t>
      </w:r>
      <w:r w:rsidR="00BB70F0">
        <w:rPr>
          <w:lang w:val="es-ES_tradnl"/>
        </w:rPr>
        <w:t xml:space="preserve"> fueran cambiadas por otras como sistemas operativos, c</w:t>
      </w:r>
      <w:del w:id="77" w:author="Víctor Rivas" w:date="2021-01-27T10:39:00Z">
        <w:r w:rsidR="00BB70F0" w:rsidDel="00D427B5">
          <w:rPr>
            <w:lang w:val="es-ES_tradnl"/>
          </w:rPr>
          <w:delText>u</w:delText>
        </w:r>
      </w:del>
      <w:r w:rsidR="00BB70F0">
        <w:rPr>
          <w:lang w:val="es-ES_tradnl"/>
        </w:rPr>
        <w:t>alidad de las cameras, capacidad de la batería</w:t>
      </w:r>
      <w:ins w:id="78" w:author="Víctor Rivas" w:date="2021-01-27T10:39:00Z">
        <w:r w:rsidR="00D427B5">
          <w:rPr>
            <w:lang w:val="es-ES_tradnl"/>
          </w:rPr>
          <w:t xml:space="preserve"> o </w:t>
        </w:r>
      </w:ins>
      <w:del w:id="79" w:author="Víctor Rivas" w:date="2021-01-27T10:39:00Z">
        <w:r w:rsidR="00BB70F0" w:rsidDel="00D427B5">
          <w:rPr>
            <w:lang w:val="es-ES_tradnl"/>
          </w:rPr>
          <w:delText xml:space="preserve">, </w:delText>
        </w:r>
      </w:del>
      <w:r w:rsidR="00BB70F0">
        <w:rPr>
          <w:lang w:val="es-ES_tradnl"/>
        </w:rPr>
        <w:t>descargar datos de forma más rápida</w:t>
      </w:r>
      <w:r w:rsidR="008E3C38">
        <w:rPr>
          <w:lang w:val="es-ES_tradnl"/>
        </w:rPr>
        <w:t xml:space="preserve"> </w:t>
      </w:r>
      <w:r w:rsidR="008D2B81">
        <w:rPr>
          <w:lang w:val="es-ES_tradnl"/>
        </w:rPr>
        <w:t>[2]</w:t>
      </w:r>
      <w:r w:rsidR="00BB70F0">
        <w:rPr>
          <w:lang w:val="es-ES_tradnl"/>
        </w:rPr>
        <w:t>.</w:t>
      </w:r>
    </w:p>
    <w:p w14:paraId="7060F02F" w14:textId="59342021" w:rsidR="001C0907" w:rsidRDefault="008E3C38" w:rsidP="000D2F41">
      <w:pPr>
        <w:pStyle w:val="cuerpo-tfg"/>
        <w:rPr>
          <w:lang w:val="es-ES_tradnl"/>
        </w:rPr>
      </w:pPr>
      <w:r>
        <w:rPr>
          <w:lang w:val="es-ES_tradnl"/>
        </w:rPr>
        <w:t>Con el pasar de los años</w:t>
      </w:r>
      <w:r w:rsidR="0019522E">
        <w:rPr>
          <w:lang w:val="es-ES_tradnl"/>
        </w:rPr>
        <w:t>,</w:t>
      </w:r>
      <w:r>
        <w:rPr>
          <w:lang w:val="es-ES_tradnl"/>
        </w:rPr>
        <w:t xml:space="preserve"> c</w:t>
      </w:r>
      <w:r w:rsidR="001C0907">
        <w:rPr>
          <w:lang w:val="es-ES_tradnl"/>
        </w:rPr>
        <w:t>on el mercado de móviles dominado por Apple con su sistema operativo iOS</w:t>
      </w:r>
      <w:r w:rsidR="0019522E">
        <w:rPr>
          <w:lang w:val="es-ES_tradnl"/>
        </w:rPr>
        <w:t xml:space="preserve"> y sus productos</w:t>
      </w:r>
      <w:r w:rsidR="001C0907">
        <w:rPr>
          <w:lang w:val="es-ES_tradnl"/>
        </w:rPr>
        <w:t xml:space="preserve">, Huawei y Samsung </w:t>
      </w:r>
      <w:r w:rsidR="0019522E">
        <w:rPr>
          <w:lang w:val="es-ES_tradnl"/>
        </w:rPr>
        <w:t xml:space="preserve">con sus móviles </w:t>
      </w:r>
      <w:r>
        <w:rPr>
          <w:lang w:val="es-ES_tradnl"/>
        </w:rPr>
        <w:t xml:space="preserve">optando por </w:t>
      </w:r>
      <w:r w:rsidR="001C0907">
        <w:rPr>
          <w:lang w:val="es-ES_tradnl"/>
        </w:rPr>
        <w:t>usa</w:t>
      </w:r>
      <w:r>
        <w:rPr>
          <w:lang w:val="es-ES_tradnl"/>
        </w:rPr>
        <w:t>r</w:t>
      </w:r>
      <w:r w:rsidR="001C0907">
        <w:rPr>
          <w:lang w:val="es-ES_tradnl"/>
        </w:rPr>
        <w:t xml:space="preserve"> el sistema operativo Android desarrollado por Google</w:t>
      </w:r>
      <w:r w:rsidR="00003216">
        <w:rPr>
          <w:lang w:val="es-ES_tradnl"/>
        </w:rPr>
        <w:t>;</w:t>
      </w:r>
      <w:r w:rsidR="001C0907">
        <w:rPr>
          <w:lang w:val="es-ES_tradnl"/>
        </w:rPr>
        <w:t xml:space="preserve"> otras </w:t>
      </w:r>
      <w:r w:rsidR="001C0907">
        <w:rPr>
          <w:lang w:val="es-ES_tradnl"/>
        </w:rPr>
        <w:lastRenderedPageBreak/>
        <w:t>fabricantes como BlackBerry</w:t>
      </w:r>
      <w:r>
        <w:rPr>
          <w:lang w:val="es-ES_tradnl"/>
        </w:rPr>
        <w:t>, Microsoft fueran perdiendo el mercado de los móviles y consecuentemente de sistemas operativos móviles.</w:t>
      </w:r>
      <w:r w:rsidR="0019522E">
        <w:rPr>
          <w:lang w:val="es-ES_tradnl"/>
        </w:rPr>
        <w:t xml:space="preserve"> [3]</w:t>
      </w:r>
    </w:p>
    <w:p w14:paraId="132E1A14" w14:textId="1EDFB2C1" w:rsidR="00003216" w:rsidRDefault="0019522E" w:rsidP="00A272B6">
      <w:pPr>
        <w:pStyle w:val="cuerpo-tfg"/>
        <w:rPr>
          <w:lang w:val="es-ES_tradnl"/>
        </w:rPr>
      </w:pPr>
      <w:r>
        <w:rPr>
          <w:noProof/>
        </w:rPr>
        <mc:AlternateContent>
          <mc:Choice Requires="wps">
            <w:drawing>
              <wp:anchor distT="0" distB="0" distL="114300" distR="114300" simplePos="0" relativeHeight="251689984" behindDoc="0" locked="0" layoutInCell="1" allowOverlap="1" wp14:anchorId="1F1FE88D" wp14:editId="3623268E">
                <wp:simplePos x="0" y="0"/>
                <wp:positionH relativeFrom="margin">
                  <wp:align>right</wp:align>
                </wp:positionH>
                <wp:positionV relativeFrom="paragraph">
                  <wp:posOffset>4354195</wp:posOffset>
                </wp:positionV>
                <wp:extent cx="5752465" cy="341630"/>
                <wp:effectExtent l="0" t="0" r="635" b="127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5752465" cy="341630"/>
                        </a:xfrm>
                        <a:prstGeom prst="rect">
                          <a:avLst/>
                        </a:prstGeom>
                        <a:solidFill>
                          <a:prstClr val="white"/>
                        </a:solidFill>
                        <a:ln>
                          <a:noFill/>
                        </a:ln>
                      </wps:spPr>
                      <wps:txbx>
                        <w:txbxContent>
                          <w:p w14:paraId="72658B81" w14:textId="35873C03" w:rsidR="00D427B5" w:rsidRPr="00A272B6" w:rsidRDefault="00D427B5" w:rsidP="00CD70CA">
                            <w:pPr>
                              <w:pStyle w:val="Descripcin"/>
                            </w:pPr>
                            <w:bookmarkStart w:id="80" w:name="_Toc62568400"/>
                            <w:bookmarkStart w:id="81" w:name="_Ref62636479"/>
                            <w:r>
                              <w:t xml:space="preserve">Ilustración </w:t>
                            </w:r>
                            <w:fldSimple w:instr=" SEQ Ilustración \* ARABIC ">
                              <w:r>
                                <w:rPr>
                                  <w:noProof/>
                                </w:rPr>
                                <w:t>1</w:t>
                              </w:r>
                            </w:fldSimple>
                            <w:bookmarkEnd w:id="81"/>
                            <w:r>
                              <w:t>. Sistemas operativos más usados en el mundo hasta 2017</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FE88D" id="Cuadro de texto 30" o:spid="_x0000_s1028" type="#_x0000_t202" style="position:absolute;left:0;text-align:left;margin-left:401.75pt;margin-top:342.85pt;width:452.95pt;height:26.9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" stroked="f">
                <v:textbox inset="0,0,0,0">
                  <w:txbxContent>
                    <w:p w14:paraId="72658B81" w14:textId="35873C03" w:rsidR="00D427B5" w:rsidRPr="00A272B6" w:rsidRDefault="00D427B5" w:rsidP="00CD70CA">
                      <w:pPr>
                        <w:pStyle w:val="Descripcin"/>
                      </w:pPr>
                      <w:bookmarkStart w:id="82" w:name="_Toc62568400"/>
                      <w:bookmarkStart w:id="83" w:name="_Ref62636479"/>
                      <w:r>
                        <w:t xml:space="preserve">Ilustración </w:t>
                      </w:r>
                      <w:fldSimple w:instr=" SEQ Ilustración \* ARABIC ">
                        <w:r>
                          <w:rPr>
                            <w:noProof/>
                          </w:rPr>
                          <w:t>1</w:t>
                        </w:r>
                      </w:fldSimple>
                      <w:bookmarkEnd w:id="83"/>
                      <w:r>
                        <w:t>. Sistemas operativos más usados en el mundo hasta 2017</w:t>
                      </w:r>
                      <w:bookmarkEnd w:id="82"/>
                    </w:p>
                  </w:txbxContent>
                </v:textbox>
                <w10:wrap type="square" anchorx="margin"/>
              </v:shape>
            </w:pict>
          </mc:Fallback>
        </mc:AlternateContent>
      </w:r>
      <w:r w:rsidR="00DC5E27">
        <w:rPr>
          <w:noProof/>
        </w:rPr>
        <mc:AlternateContent>
          <mc:Choice Requires="wps">
            <w:drawing>
              <wp:anchor distT="0" distB="0" distL="114300" distR="114300" simplePos="0" relativeHeight="251729920" behindDoc="0" locked="0" layoutInCell="1" allowOverlap="1" wp14:anchorId="564ADB4A" wp14:editId="5564284D">
                <wp:simplePos x="0" y="0"/>
                <wp:positionH relativeFrom="margin">
                  <wp:align>center</wp:align>
                </wp:positionH>
                <wp:positionV relativeFrom="paragraph">
                  <wp:posOffset>4506595</wp:posOffset>
                </wp:positionV>
                <wp:extent cx="1590261" cy="23854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67B6BCB6" w14:textId="509A2DAC" w:rsidR="00D427B5" w:rsidRPr="00DC5E27" w:rsidRDefault="00D427B5" w:rsidP="00DC5E27">
                            <w:pPr>
                              <w:jc w:val="center"/>
                              <w:rPr>
                                <w:sz w:val="18"/>
                                <w:szCs w:val="18"/>
                              </w:rPr>
                            </w:pPr>
                            <w:r w:rsidRPr="00DC5E27">
                              <w:rPr>
                                <w:sz w:val="18"/>
                                <w:szCs w:val="18"/>
                              </w:rPr>
                              <w:t xml:space="preserve">Tomada de </w:t>
                            </w:r>
                            <w:r>
                              <w:rPr>
                                <w:sz w:val="18"/>
                                <w:szCs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DB4A" id="Cuadro de texto 31" o:spid="_x0000_s1029" type="#_x0000_t202" style="position:absolute;left:0;text-align:left;margin-left:0;margin-top:354.85pt;width:125.2pt;height:18.8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" filled="f" stroked="f" strokeweight=".5pt">
                <v:textbox>
                  <w:txbxContent>
                    <w:p w14:paraId="67B6BCB6" w14:textId="509A2DAC" w:rsidR="00D427B5" w:rsidRPr="00DC5E27" w:rsidRDefault="00D427B5" w:rsidP="00DC5E27">
                      <w:pPr>
                        <w:jc w:val="center"/>
                        <w:rPr>
                          <w:sz w:val="18"/>
                          <w:szCs w:val="18"/>
                        </w:rPr>
                      </w:pPr>
                      <w:r w:rsidRPr="00DC5E27">
                        <w:rPr>
                          <w:sz w:val="18"/>
                          <w:szCs w:val="18"/>
                        </w:rPr>
                        <w:t xml:space="preserve">Tomada de </w:t>
                      </w:r>
                      <w:r>
                        <w:rPr>
                          <w:sz w:val="18"/>
                          <w:szCs w:val="18"/>
                        </w:rPr>
                        <w:t>[4]</w:t>
                      </w:r>
                    </w:p>
                  </w:txbxContent>
                </v:textbox>
                <w10:wrap anchorx="margin"/>
              </v:shape>
            </w:pict>
          </mc:Fallback>
        </mc:AlternateContent>
      </w:r>
      <w:r w:rsidR="00003216">
        <w:rPr>
          <w:noProof/>
          <w:lang w:val="es-ES_tradnl"/>
        </w:rPr>
        <w:drawing>
          <wp:anchor distT="0" distB="0" distL="114300" distR="114300" simplePos="0" relativeHeight="251660288" behindDoc="0" locked="0" layoutInCell="1" allowOverlap="1" wp14:anchorId="110E9F2B" wp14:editId="192F9A0C">
            <wp:simplePos x="0" y="0"/>
            <wp:positionH relativeFrom="margin">
              <wp:align>right</wp:align>
            </wp:positionH>
            <wp:positionV relativeFrom="paragraph">
              <wp:posOffset>1160780</wp:posOffset>
            </wp:positionV>
            <wp:extent cx="5752465" cy="3138805"/>
            <wp:effectExtent l="0" t="0" r="635" b="444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sidR="006F1951">
        <w:rPr>
          <w:lang w:val="es-ES_tradnl"/>
        </w:rPr>
        <w:t>Adicionalmente</w:t>
      </w:r>
      <w:r w:rsidR="00593B87">
        <w:rPr>
          <w:lang w:val="es-ES_tradnl"/>
        </w:rPr>
        <w:t>, en 20</w:t>
      </w:r>
      <w:r w:rsidR="00CD70CA">
        <w:rPr>
          <w:lang w:val="es-ES_tradnl"/>
        </w:rPr>
        <w:t>1</w:t>
      </w:r>
      <w:r w:rsidR="00593B87">
        <w:rPr>
          <w:lang w:val="es-ES_tradnl"/>
        </w:rPr>
        <w:t xml:space="preserve">7 Android se </w:t>
      </w:r>
      <w:del w:id="84" w:author="Víctor Rivas" w:date="2021-01-27T10:39:00Z">
        <w:r w:rsidR="00593B87" w:rsidDel="00D427B5">
          <w:rPr>
            <w:lang w:val="es-ES_tradnl"/>
          </w:rPr>
          <w:delText xml:space="preserve">torna </w:delText>
        </w:r>
      </w:del>
      <w:ins w:id="85" w:author="Víctor Rivas" w:date="2021-01-27T10:39:00Z">
        <w:r w:rsidR="00D427B5">
          <w:rPr>
            <w:lang w:val="es-ES_tradnl"/>
          </w:rPr>
          <w:t xml:space="preserve">vuelve </w:t>
        </w:r>
      </w:ins>
      <w:r w:rsidR="00593B87">
        <w:rPr>
          <w:lang w:val="es-ES_tradnl"/>
        </w:rPr>
        <w:t>el sistema operativo más utilizado en el mundo, superando a Windows (</w:t>
      </w:r>
      <w:r w:rsidR="006F1951">
        <w:rPr>
          <w:lang w:val="es-ES_tradnl"/>
        </w:rPr>
        <w:t>sistema operativo</w:t>
      </w:r>
      <w:r w:rsidR="00593B87">
        <w:rPr>
          <w:lang w:val="es-ES_tradnl"/>
        </w:rPr>
        <w:t xml:space="preserve"> para ordenadores de mesa), conforme muestra la </w:t>
      </w:r>
      <w:del w:id="86" w:author="Víctor Rivas" w:date="2021-01-27T10:40:00Z">
        <w:r w:rsidR="00593B87" w:rsidDel="00D427B5">
          <w:rPr>
            <w:lang w:val="es-ES_tradnl"/>
          </w:rPr>
          <w:delText>pesquisa</w:delText>
        </w:r>
      </w:del>
      <w:ins w:id="87" w:author="Víctor Rivas" w:date="2021-01-27T10:40:00Z">
        <w:r w:rsidR="00D427B5">
          <w:rPr>
            <w:lang w:val="es-ES_tradnl"/>
          </w:rPr>
          <w:t>encuesta</w:t>
        </w:r>
      </w:ins>
      <w:del w:id="88" w:author="Víctor Rivas" w:date="2021-01-27T10:40:00Z">
        <w:r w:rsidR="00593B87" w:rsidDel="00D427B5">
          <w:rPr>
            <w:lang w:val="es-ES_tradnl"/>
          </w:rPr>
          <w:delText>,</w:delText>
        </w:r>
      </w:del>
      <w:r w:rsidR="00593B87">
        <w:rPr>
          <w:lang w:val="es-ES_tradnl"/>
        </w:rPr>
        <w:t xml:space="preserve"> de la empresa de estadísticas web </w:t>
      </w:r>
      <w:r w:rsidR="00593B87" w:rsidRPr="00615A04">
        <w:rPr>
          <w:i/>
          <w:iCs/>
          <w:lang w:val="es-ES_tradnl"/>
        </w:rPr>
        <w:t>StatCounter</w:t>
      </w:r>
      <w:r w:rsidR="00593B87">
        <w:rPr>
          <w:lang w:val="es-ES_tradnl"/>
        </w:rPr>
        <w:t>.</w:t>
      </w:r>
      <w:r>
        <w:rPr>
          <w:lang w:val="es-ES_tradnl"/>
        </w:rPr>
        <w:t xml:space="preserve"> [4]</w:t>
      </w:r>
    </w:p>
    <w:p w14:paraId="2BF858CE" w14:textId="7D93B46B" w:rsidR="00CD70CA" w:rsidRDefault="006F1951" w:rsidP="00CD70CA">
      <w:pPr>
        <w:pStyle w:val="cuerpo-tfg"/>
        <w:rPr>
          <w:lang w:val="es-ES_tradnl"/>
        </w:rPr>
      </w:pPr>
      <w:r>
        <w:rPr>
          <w:lang w:val="es-ES_tradnl"/>
        </w:rPr>
        <w:t xml:space="preserve">Según </w:t>
      </w:r>
      <w:r w:rsidRPr="006F1951">
        <w:t>se</w:t>
      </w:r>
      <w:r>
        <w:t xml:space="preserve"> evidencia en la</w:t>
      </w:r>
      <w:ins w:id="89" w:author="Víctor Rivas" w:date="2021-01-27T10:41:00Z">
        <w:r w:rsidR="001326C2">
          <w:t xml:space="preserve"> </w:t>
        </w:r>
        <w:r w:rsidR="001326C2">
          <w:fldChar w:fldCharType="begin"/>
        </w:r>
        <w:r w:rsidR="001326C2">
          <w:instrText xml:space="preserve"> REF _Ref62636514 \h </w:instrText>
        </w:r>
      </w:ins>
      <w:r w:rsidR="001326C2">
        <w:fldChar w:fldCharType="separate"/>
      </w:r>
      <w:ins w:id="90" w:author="Víctor Rivas" w:date="2021-01-27T10:41:00Z">
        <w:r w:rsidR="001326C2">
          <w:t xml:space="preserve">Ilustración </w:t>
        </w:r>
        <w:r w:rsidR="001326C2">
          <w:rPr>
            <w:noProof/>
          </w:rPr>
          <w:t>2</w:t>
        </w:r>
        <w:r w:rsidR="001326C2">
          <w:fldChar w:fldCharType="end"/>
        </w:r>
      </w:ins>
      <w:del w:id="91" w:author="Víctor Rivas" w:date="2021-01-27T10:40:00Z">
        <w:r w:rsidDel="00D427B5">
          <w:delText xml:space="preserve"> gráfica abajo</w:delText>
        </w:r>
      </w:del>
      <w:r>
        <w:t>, Android</w:t>
      </w:r>
      <w:r w:rsidR="00593B87" w:rsidRPr="00593B87">
        <w:rPr>
          <w:lang w:val="es-ES_tradnl"/>
        </w:rPr>
        <w:t xml:space="preserve"> sigue </w:t>
      </w:r>
      <w:r>
        <w:rPr>
          <w:lang w:val="es-ES_tradnl"/>
        </w:rPr>
        <w:t>superando a Windows en el</w:t>
      </w:r>
      <w:r w:rsidR="00593B87">
        <w:rPr>
          <w:lang w:val="es-ES_tradnl"/>
        </w:rPr>
        <w:t xml:space="preserve"> </w:t>
      </w:r>
      <w:r>
        <w:rPr>
          <w:lang w:val="es-ES_tradnl"/>
        </w:rPr>
        <w:t>sistema operativo</w:t>
      </w:r>
      <w:r w:rsidR="00593B87">
        <w:rPr>
          <w:lang w:val="es-ES_tradnl"/>
        </w:rPr>
        <w:t xml:space="preserve"> más utilizado en el</w:t>
      </w:r>
      <w:r>
        <w:rPr>
          <w:lang w:val="es-ES_tradnl"/>
        </w:rPr>
        <w:t xml:space="preserve"> entorno global.</w:t>
      </w:r>
    </w:p>
    <w:p w14:paraId="6A1F6C9B" w14:textId="77777777" w:rsidR="00DC5E27" w:rsidRDefault="00DC5E27" w:rsidP="00CD70CA">
      <w:pPr>
        <w:pStyle w:val="cuerpo-tfg"/>
        <w:rPr>
          <w:lang w:val="es-ES_tradnl"/>
        </w:rPr>
      </w:pPr>
    </w:p>
    <w:p w14:paraId="6EDD8D53" w14:textId="77777777" w:rsidR="00DC5E27" w:rsidRDefault="00DC5E27" w:rsidP="00CD70CA">
      <w:pPr>
        <w:pStyle w:val="cuerpo-tfg"/>
        <w:rPr>
          <w:lang w:val="es-ES_tradnl"/>
        </w:rPr>
      </w:pPr>
    </w:p>
    <w:p w14:paraId="7B74D79E" w14:textId="77777777" w:rsidR="00DC5E27" w:rsidRDefault="00DC5E27" w:rsidP="00CD70CA">
      <w:pPr>
        <w:pStyle w:val="cuerpo-tfg"/>
        <w:rPr>
          <w:lang w:val="es-ES_tradnl"/>
        </w:rPr>
      </w:pPr>
    </w:p>
    <w:p w14:paraId="0500FDA9" w14:textId="77777777" w:rsidR="00DC5E27" w:rsidRDefault="00DC5E27" w:rsidP="00CD70CA">
      <w:pPr>
        <w:pStyle w:val="cuerpo-tfg"/>
        <w:rPr>
          <w:lang w:val="es-ES_tradnl"/>
        </w:rPr>
      </w:pPr>
    </w:p>
    <w:p w14:paraId="0794B9A5" w14:textId="77777777" w:rsidR="00DC5E27" w:rsidRDefault="00DC5E27" w:rsidP="00CD70CA">
      <w:pPr>
        <w:pStyle w:val="cuerpo-tfg"/>
        <w:rPr>
          <w:lang w:val="es-ES_tradnl"/>
        </w:rPr>
      </w:pPr>
    </w:p>
    <w:p w14:paraId="1CC975C7" w14:textId="40A6C671" w:rsidR="00593B87" w:rsidRDefault="001326C2" w:rsidP="00CD70CA">
      <w:pPr>
        <w:pStyle w:val="cuerpo-tfg"/>
        <w:rPr>
          <w:lang w:val="es-ES_tradnl"/>
        </w:rPr>
      </w:pPr>
      <w:r>
        <w:rPr>
          <w:noProof/>
          <w:lang w:val="es-ES_tradnl"/>
        </w:rPr>
        <w:lastRenderedPageBreak/>
        <w:drawing>
          <wp:anchor distT="0" distB="0" distL="114300" distR="114300" simplePos="0" relativeHeight="251664384" behindDoc="0" locked="0" layoutInCell="1" allowOverlap="1" wp14:anchorId="2573DC44" wp14:editId="58B6431E">
            <wp:simplePos x="0" y="0"/>
            <wp:positionH relativeFrom="margin">
              <wp:posOffset>4445</wp:posOffset>
            </wp:positionH>
            <wp:positionV relativeFrom="paragraph">
              <wp:posOffset>4022090</wp:posOffset>
            </wp:positionV>
            <wp:extent cx="5652135" cy="4143375"/>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213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9522E">
        <w:rPr>
          <w:noProof/>
        </w:rPr>
        <mc:AlternateContent>
          <mc:Choice Requires="wps">
            <w:drawing>
              <wp:anchor distT="0" distB="0" distL="114300" distR="114300" simplePos="0" relativeHeight="251731968" behindDoc="0" locked="0" layoutInCell="1" allowOverlap="1" wp14:anchorId="494C0096" wp14:editId="03C50BFA">
                <wp:simplePos x="0" y="0"/>
                <wp:positionH relativeFrom="margin">
                  <wp:align>center</wp:align>
                </wp:positionH>
                <wp:positionV relativeFrom="paragraph">
                  <wp:posOffset>2936323</wp:posOffset>
                </wp:positionV>
                <wp:extent cx="1590261" cy="238540"/>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3AAFFC05" w14:textId="5F60865F" w:rsidR="00D427B5" w:rsidRPr="00DC5E27" w:rsidRDefault="00D427B5" w:rsidP="00DC5E27">
                            <w:pPr>
                              <w:jc w:val="center"/>
                              <w:rPr>
                                <w:sz w:val="18"/>
                                <w:szCs w:val="18"/>
                              </w:rPr>
                            </w:pPr>
                            <w:r w:rsidRPr="00DC5E27">
                              <w:rPr>
                                <w:sz w:val="18"/>
                                <w:szCs w:val="18"/>
                              </w:rPr>
                              <w:t xml:space="preserve">Tomada de </w:t>
                            </w:r>
                            <w:r>
                              <w:rPr>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C0096" id="Cuadro de texto 41" o:spid="_x0000_s1030" type="#_x0000_t202" style="position:absolute;left:0;text-align:left;margin-left:0;margin-top:231.2pt;width:125.2pt;height:18.8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" filled="f" stroked="f" strokeweight=".5pt">
                <v:textbox>
                  <w:txbxContent>
                    <w:p w14:paraId="3AAFFC05" w14:textId="5F60865F" w:rsidR="00D427B5" w:rsidRPr="00DC5E27" w:rsidRDefault="00D427B5" w:rsidP="00DC5E27">
                      <w:pPr>
                        <w:jc w:val="center"/>
                        <w:rPr>
                          <w:sz w:val="18"/>
                          <w:szCs w:val="18"/>
                        </w:rPr>
                      </w:pPr>
                      <w:r w:rsidRPr="00DC5E27">
                        <w:rPr>
                          <w:sz w:val="18"/>
                          <w:szCs w:val="18"/>
                        </w:rPr>
                        <w:t xml:space="preserve">Tomada de </w:t>
                      </w:r>
                      <w:r>
                        <w:rPr>
                          <w:sz w:val="18"/>
                          <w:szCs w:val="18"/>
                        </w:rPr>
                        <w:t>[5]</w:t>
                      </w:r>
                    </w:p>
                  </w:txbxContent>
                </v:textbox>
                <w10:wrap anchorx="margin"/>
              </v:shape>
            </w:pict>
          </mc:Fallback>
        </mc:AlternateContent>
      </w:r>
      <w:r w:rsidR="0019522E">
        <w:rPr>
          <w:noProof/>
        </w:rPr>
        <mc:AlternateContent>
          <mc:Choice Requires="wps">
            <w:drawing>
              <wp:anchor distT="0" distB="0" distL="114300" distR="114300" simplePos="0" relativeHeight="251696128" behindDoc="0" locked="0" layoutInCell="1" allowOverlap="1" wp14:anchorId="326108E5" wp14:editId="50A6B942">
                <wp:simplePos x="0" y="0"/>
                <wp:positionH relativeFrom="margin">
                  <wp:align>center</wp:align>
                </wp:positionH>
                <wp:positionV relativeFrom="paragraph">
                  <wp:posOffset>2796540</wp:posOffset>
                </wp:positionV>
                <wp:extent cx="5003800" cy="333375"/>
                <wp:effectExtent l="0" t="0" r="6350" b="952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003800" cy="333375"/>
                        </a:xfrm>
                        <a:prstGeom prst="rect">
                          <a:avLst/>
                        </a:prstGeom>
                        <a:solidFill>
                          <a:prstClr val="white"/>
                        </a:solidFill>
                        <a:ln>
                          <a:noFill/>
                        </a:ln>
                      </wps:spPr>
                      <wps:txbx>
                        <w:txbxContent>
                          <w:p w14:paraId="1B391F78" w14:textId="6F76DC4A" w:rsidR="00D427B5" w:rsidRPr="00683A7E" w:rsidRDefault="00D427B5" w:rsidP="00CD70CA">
                            <w:pPr>
                              <w:pStyle w:val="Descripcin"/>
                              <w:rPr>
                                <w:rFonts w:ascii="Arial" w:hAnsi="Arial" w:cs="Arial"/>
                                <w:noProof/>
                                <w:sz w:val="24"/>
                                <w:szCs w:val="24"/>
                                <w:lang w:val="es-ES_tradnl"/>
                              </w:rPr>
                            </w:pPr>
                            <w:bookmarkStart w:id="92" w:name="_Toc62568401"/>
                            <w:bookmarkStart w:id="93" w:name="_Ref62636514"/>
                            <w:r>
                              <w:t xml:space="preserve">Ilustración </w:t>
                            </w:r>
                            <w:fldSimple w:instr=" SEQ Ilustración \* ARABIC ">
                              <w:r>
                                <w:rPr>
                                  <w:noProof/>
                                </w:rPr>
                                <w:t>2</w:t>
                              </w:r>
                            </w:fldSimple>
                            <w:bookmarkEnd w:id="93"/>
                            <w:r>
                              <w:t xml:space="preserve">. </w:t>
                            </w:r>
                            <w:r w:rsidRPr="000139A7">
                              <w:t xml:space="preserve">Sistemas operativos más usados en el mundo hasta </w:t>
                            </w:r>
                            <w:r>
                              <w:t>noviembre de 2020</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6108E5" id="Cuadro de texto 32" o:spid="_x0000_s1031" type="#_x0000_t202" style="position:absolute;left:0;text-align:left;margin-left:0;margin-top:220.2pt;width:394pt;height:26.2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" stroked="f">
                <v:textbox inset="0,0,0,0">
                  <w:txbxContent>
                    <w:p w14:paraId="1B391F78" w14:textId="6F76DC4A" w:rsidR="00D427B5" w:rsidRPr="00683A7E" w:rsidRDefault="00D427B5" w:rsidP="00CD70CA">
                      <w:pPr>
                        <w:pStyle w:val="Descripcin"/>
                        <w:rPr>
                          <w:rFonts w:ascii="Arial" w:hAnsi="Arial" w:cs="Arial"/>
                          <w:noProof/>
                          <w:sz w:val="24"/>
                          <w:szCs w:val="24"/>
                          <w:lang w:val="es-ES_tradnl"/>
                        </w:rPr>
                      </w:pPr>
                      <w:bookmarkStart w:id="94" w:name="_Toc62568401"/>
                      <w:bookmarkStart w:id="95" w:name="_Ref62636514"/>
                      <w:r>
                        <w:t xml:space="preserve">Ilustración </w:t>
                      </w:r>
                      <w:fldSimple w:instr=" SEQ Ilustración \* ARABIC ">
                        <w:r>
                          <w:rPr>
                            <w:noProof/>
                          </w:rPr>
                          <w:t>2</w:t>
                        </w:r>
                      </w:fldSimple>
                      <w:bookmarkEnd w:id="95"/>
                      <w:r>
                        <w:t xml:space="preserve">. </w:t>
                      </w:r>
                      <w:r w:rsidRPr="000139A7">
                        <w:t xml:space="preserve">Sistemas operativos más usados en el mundo hasta </w:t>
                      </w:r>
                      <w:r>
                        <w:t>noviembre de 2020</w:t>
                      </w:r>
                      <w:bookmarkEnd w:id="94"/>
                    </w:p>
                  </w:txbxContent>
                </v:textbox>
                <w10:wrap type="square" anchorx="margin"/>
              </v:shape>
            </w:pict>
          </mc:Fallback>
        </mc:AlternateContent>
      </w:r>
      <w:r w:rsidR="00DC5E27">
        <w:rPr>
          <w:noProof/>
          <w:lang w:val="es-ES_tradnl"/>
        </w:rPr>
        <w:drawing>
          <wp:anchor distT="0" distB="0" distL="114300" distR="114300" simplePos="0" relativeHeight="251694080" behindDoc="0" locked="0" layoutInCell="1" allowOverlap="1" wp14:anchorId="7D2B5B94" wp14:editId="3823A788">
            <wp:simplePos x="0" y="0"/>
            <wp:positionH relativeFrom="margin">
              <wp:align>center</wp:align>
            </wp:positionH>
            <wp:positionV relativeFrom="paragraph">
              <wp:posOffset>119270</wp:posOffset>
            </wp:positionV>
            <wp:extent cx="5003800" cy="2678430"/>
            <wp:effectExtent l="0" t="0" r="6350" b="762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908"/>
                    <a:stretch/>
                  </pic:blipFill>
                  <pic:spPr bwMode="auto">
                    <a:xfrm>
                      <a:off x="0" y="0"/>
                      <a:ext cx="5003800" cy="2678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3B87" w:rsidRPr="00593B87">
        <w:rPr>
          <w:lang w:val="es-ES_tradnl"/>
        </w:rPr>
        <w:t xml:space="preserve">La </w:t>
      </w:r>
      <w:r w:rsidR="006F1951">
        <w:rPr>
          <w:lang w:val="es-ES_tradnl"/>
        </w:rPr>
        <w:t>siguiente imagen</w:t>
      </w:r>
      <w:ins w:id="96" w:author="Víctor Rivas" w:date="2021-01-27T10:41:00Z">
        <w:r>
          <w:rPr>
            <w:lang w:val="es-ES_tradnl"/>
          </w:rPr>
          <w:t xml:space="preserve"> (</w:t>
        </w:r>
      </w:ins>
      <w:ins w:id="97" w:author="Víctor Rivas" w:date="2021-01-27T10:42:00Z">
        <w:r>
          <w:rPr>
            <w:lang w:val="es-ES_tradnl"/>
          </w:rPr>
          <w:fldChar w:fldCharType="begin"/>
        </w:r>
        <w:r>
          <w:rPr>
            <w:lang w:val="es-ES_tradnl"/>
          </w:rPr>
          <w:instrText xml:space="preserve"> REF _Ref62636536 \h </w:instrText>
        </w:r>
        <w:r>
          <w:rPr>
            <w:lang w:val="es-ES_tradnl"/>
          </w:rPr>
        </w:r>
      </w:ins>
      <w:r>
        <w:rPr>
          <w:lang w:val="es-ES_tradnl"/>
        </w:rPr>
        <w:fldChar w:fldCharType="separate"/>
      </w:r>
      <w:ins w:id="98" w:author="Víctor Rivas" w:date="2021-01-27T10:42:00Z">
        <w:r>
          <w:t xml:space="preserve">Ilustración </w:t>
        </w:r>
        <w:r>
          <w:rPr>
            <w:noProof/>
          </w:rPr>
          <w:t>3</w:t>
        </w:r>
        <w:r>
          <w:rPr>
            <w:lang w:val="es-ES_tradnl"/>
          </w:rPr>
          <w:fldChar w:fldCharType="end"/>
        </w:r>
      </w:ins>
      <w:ins w:id="99" w:author="Víctor Rivas" w:date="2021-01-27T10:41:00Z">
        <w:r>
          <w:rPr>
            <w:lang w:val="es-ES_tradnl"/>
          </w:rPr>
          <w:t>)</w:t>
        </w:r>
      </w:ins>
      <w:del w:id="100" w:author="Víctor Rivas" w:date="2021-01-27T10:41:00Z">
        <w:r w:rsidR="006F1951" w:rsidDel="001326C2">
          <w:rPr>
            <w:lang w:val="es-ES_tradnl"/>
          </w:rPr>
          <w:delText>,</w:delText>
        </w:r>
      </w:del>
      <w:r w:rsidR="00EF5A4C">
        <w:rPr>
          <w:lang w:val="es-ES_tradnl"/>
        </w:rPr>
        <w:t xml:space="preserve"> </w:t>
      </w:r>
      <w:r w:rsidR="00593B87" w:rsidRPr="00593B87">
        <w:rPr>
          <w:lang w:val="es-ES_tradnl"/>
        </w:rPr>
        <w:t>m</w:t>
      </w:r>
      <w:r w:rsidR="00593B87">
        <w:rPr>
          <w:lang w:val="es-ES_tradnl"/>
        </w:rPr>
        <w:t xml:space="preserve">uestra en resumen </w:t>
      </w:r>
      <w:r w:rsidR="006F1951">
        <w:rPr>
          <w:lang w:val="es-ES_tradnl"/>
        </w:rPr>
        <w:t>lo sucedido a lo largo del tiempo con la revolución de internet y la tecnología móvil</w:t>
      </w:r>
      <w:r w:rsidR="00EF5A4C">
        <w:rPr>
          <w:lang w:val="es-ES_tradnl"/>
        </w:rPr>
        <w:t xml:space="preserve">. </w:t>
      </w:r>
    </w:p>
    <w:p w14:paraId="468D5478" w14:textId="7B928FE2" w:rsidR="00EF5A4C" w:rsidRPr="00593B87" w:rsidRDefault="00DC5E27" w:rsidP="000D2F41">
      <w:pPr>
        <w:pStyle w:val="cuerpo-tfg"/>
        <w:rPr>
          <w:lang w:val="es-ES_tradnl"/>
        </w:rPr>
      </w:pPr>
      <w:r>
        <w:rPr>
          <w:noProof/>
        </w:rPr>
        <mc:AlternateContent>
          <mc:Choice Requires="wps">
            <w:drawing>
              <wp:anchor distT="0" distB="0" distL="114300" distR="114300" simplePos="0" relativeHeight="251734016" behindDoc="0" locked="0" layoutInCell="1" allowOverlap="1" wp14:anchorId="036BE99F" wp14:editId="4B69AEEA">
                <wp:simplePos x="0" y="0"/>
                <wp:positionH relativeFrom="margin">
                  <wp:align>center</wp:align>
                </wp:positionH>
                <wp:positionV relativeFrom="paragraph">
                  <wp:posOffset>4563414</wp:posOffset>
                </wp:positionV>
                <wp:extent cx="1590261" cy="238540"/>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79A9FEB1" w14:textId="24486773" w:rsidR="00D427B5" w:rsidRPr="00DC5E27" w:rsidRDefault="00D427B5" w:rsidP="00DC5E27">
                            <w:pPr>
                              <w:jc w:val="center"/>
                              <w:rPr>
                                <w:sz w:val="18"/>
                                <w:szCs w:val="18"/>
                              </w:rPr>
                            </w:pPr>
                            <w:r w:rsidRPr="00DC5E27">
                              <w:rPr>
                                <w:sz w:val="18"/>
                                <w:szCs w:val="18"/>
                              </w:rPr>
                              <w:t xml:space="preserve">Tomada de </w:t>
                            </w:r>
                            <w:r>
                              <w:rPr>
                                <w:sz w:val="18"/>
                                <w:szCs w:val="1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BE99F" id="Cuadro de texto 57" o:spid="_x0000_s1032" type="#_x0000_t202" style="position:absolute;left:0;text-align:left;margin-left:0;margin-top:359.3pt;width:125.2pt;height:18.8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" filled="f" stroked="f" strokeweight=".5pt">
                <v:textbox>
                  <w:txbxContent>
                    <w:p w14:paraId="79A9FEB1" w14:textId="24486773" w:rsidR="00D427B5" w:rsidRPr="00DC5E27" w:rsidRDefault="00D427B5" w:rsidP="00DC5E27">
                      <w:pPr>
                        <w:jc w:val="center"/>
                        <w:rPr>
                          <w:sz w:val="18"/>
                          <w:szCs w:val="18"/>
                        </w:rPr>
                      </w:pPr>
                      <w:r w:rsidRPr="00DC5E27">
                        <w:rPr>
                          <w:sz w:val="18"/>
                          <w:szCs w:val="18"/>
                        </w:rPr>
                        <w:t xml:space="preserve">Tomada de </w:t>
                      </w:r>
                      <w:r>
                        <w:rPr>
                          <w:sz w:val="18"/>
                          <w:szCs w:val="18"/>
                        </w:rPr>
                        <w:t>[6]</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072D564B" wp14:editId="569B0ED5">
                <wp:simplePos x="0" y="0"/>
                <wp:positionH relativeFrom="margin">
                  <wp:align>center</wp:align>
                </wp:positionH>
                <wp:positionV relativeFrom="paragraph">
                  <wp:posOffset>4425674</wp:posOffset>
                </wp:positionV>
                <wp:extent cx="4751070" cy="635"/>
                <wp:effectExtent l="0" t="0" r="0" b="8255"/>
                <wp:wrapSquare wrapText="bothSides"/>
                <wp:docPr id="33" name="Cuadro de texto 33"/>
                <wp:cNvGraphicFramePr/>
                <a:graphic xmlns:a="http://schemas.openxmlformats.org/drawingml/2006/main">
                  <a:graphicData uri="http://schemas.microsoft.com/office/word/2010/wordprocessingShape">
                    <wps:wsp>
                      <wps:cNvSpPr txBox="1"/>
                      <wps:spPr>
                        <a:xfrm>
                          <a:off x="0" y="0"/>
                          <a:ext cx="4751070" cy="635"/>
                        </a:xfrm>
                        <a:prstGeom prst="rect">
                          <a:avLst/>
                        </a:prstGeom>
                        <a:solidFill>
                          <a:prstClr val="white"/>
                        </a:solidFill>
                        <a:ln>
                          <a:noFill/>
                        </a:ln>
                      </wps:spPr>
                      <wps:txbx>
                        <w:txbxContent>
                          <w:p w14:paraId="69D8DB78" w14:textId="060B7D29" w:rsidR="00D427B5" w:rsidRPr="00A36A69" w:rsidRDefault="00D427B5" w:rsidP="00CD70CA">
                            <w:pPr>
                              <w:pStyle w:val="Descripcin"/>
                              <w:rPr>
                                <w:rFonts w:ascii="Arial" w:hAnsi="Arial" w:cs="Arial"/>
                                <w:noProof/>
                                <w:sz w:val="24"/>
                                <w:szCs w:val="24"/>
                                <w:lang w:val="es-ES_tradnl"/>
                              </w:rPr>
                            </w:pPr>
                            <w:bookmarkStart w:id="101" w:name="_Toc62568402"/>
                            <w:bookmarkStart w:id="102" w:name="_Ref62636536"/>
                            <w:r>
                              <w:t xml:space="preserve">Ilustración </w:t>
                            </w:r>
                            <w:fldSimple w:instr=" SEQ Ilustración \* ARABIC ">
                              <w:r>
                                <w:rPr>
                                  <w:noProof/>
                                </w:rPr>
                                <w:t>3</w:t>
                              </w:r>
                            </w:fldSimple>
                            <w:bookmarkEnd w:id="102"/>
                            <w:r>
                              <w:t>. Evolución de los móviles y de la internet</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D564B" id="Cuadro de texto 33" o:spid="_x0000_s1033" type="#_x0000_t202" style="position:absolute;left:0;text-align:left;margin-left:0;margin-top:348.5pt;width:374.1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" stroked="f">
                <v:textbox style="mso-fit-shape-to-text:t" inset="0,0,0,0">
                  <w:txbxContent>
                    <w:p w14:paraId="69D8DB78" w14:textId="060B7D29" w:rsidR="00D427B5" w:rsidRPr="00A36A69" w:rsidRDefault="00D427B5" w:rsidP="00CD70CA">
                      <w:pPr>
                        <w:pStyle w:val="Descripcin"/>
                        <w:rPr>
                          <w:rFonts w:ascii="Arial" w:hAnsi="Arial" w:cs="Arial"/>
                          <w:noProof/>
                          <w:sz w:val="24"/>
                          <w:szCs w:val="24"/>
                          <w:lang w:val="es-ES_tradnl"/>
                        </w:rPr>
                      </w:pPr>
                      <w:bookmarkStart w:id="103" w:name="_Toc62568402"/>
                      <w:bookmarkStart w:id="104" w:name="_Ref62636536"/>
                      <w:r>
                        <w:t xml:space="preserve">Ilustración </w:t>
                      </w:r>
                      <w:fldSimple w:instr=" SEQ Ilustración \* ARABIC ">
                        <w:r>
                          <w:rPr>
                            <w:noProof/>
                          </w:rPr>
                          <w:t>3</w:t>
                        </w:r>
                      </w:fldSimple>
                      <w:bookmarkEnd w:id="104"/>
                      <w:r>
                        <w:t>. Evolución de los móviles y de la internet</w:t>
                      </w:r>
                      <w:bookmarkEnd w:id="103"/>
                    </w:p>
                  </w:txbxContent>
                </v:textbox>
                <w10:wrap type="square" anchorx="margin"/>
              </v:shape>
            </w:pict>
          </mc:Fallback>
        </mc:AlternateContent>
      </w:r>
    </w:p>
    <w:p w14:paraId="266D313C" w14:textId="48CD46EC" w:rsidR="00E208AD" w:rsidRPr="00E92480" w:rsidRDefault="00E92480" w:rsidP="00E92480">
      <w:pPr>
        <w:pStyle w:val="Ttulo2"/>
        <w:numPr>
          <w:ilvl w:val="1"/>
          <w:numId w:val="5"/>
        </w:numPr>
        <w:rPr>
          <w:lang w:val="es-ES_tradnl"/>
        </w:rPr>
      </w:pPr>
      <w:bookmarkStart w:id="105" w:name="_Toc62568361"/>
      <w:r>
        <w:rPr>
          <w:lang w:val="es-ES_tradnl"/>
        </w:rPr>
        <w:lastRenderedPageBreak/>
        <w:t xml:space="preserve">Android </w:t>
      </w:r>
      <w:r w:rsidRPr="00E92480">
        <w:rPr>
          <w:lang w:val="es-ES_tradnl"/>
        </w:rPr>
        <w:t xml:space="preserve">y </w:t>
      </w:r>
      <w:r>
        <w:rPr>
          <w:lang w:val="es-ES_tradnl"/>
        </w:rPr>
        <w:t xml:space="preserve">iOS </w:t>
      </w:r>
      <w:r w:rsidRPr="00E92480">
        <w:rPr>
          <w:lang w:val="es-ES_tradnl"/>
        </w:rPr>
        <w:t>dominan e</w:t>
      </w:r>
      <w:r>
        <w:rPr>
          <w:lang w:val="es-ES_tradnl"/>
        </w:rPr>
        <w:t>l mercado</w:t>
      </w:r>
      <w:bookmarkEnd w:id="105"/>
    </w:p>
    <w:p w14:paraId="6F29E7A6" w14:textId="6CFA355A" w:rsidR="00046BD5" w:rsidRDefault="00046BD5" w:rsidP="00046BD5">
      <w:pPr>
        <w:pStyle w:val="cuerpo-tfg"/>
        <w:rPr>
          <w:lang w:val="es-ES_tradnl"/>
        </w:rPr>
      </w:pPr>
      <w:r>
        <w:rPr>
          <w:lang w:val="es-ES_tradnl"/>
        </w:rPr>
        <w:t xml:space="preserve">Con 5.19 mil millones de usuarios únicos en dispositivos móviles lo que representa </w:t>
      </w:r>
      <w:ins w:id="106" w:author="Víctor Rivas" w:date="2021-01-27T10:42:00Z">
        <w:r w:rsidR="001326C2">
          <w:rPr>
            <w:lang w:val="es-ES_tradnl"/>
          </w:rPr>
          <w:t xml:space="preserve">el </w:t>
        </w:r>
      </w:ins>
      <w:r w:rsidR="00894055">
        <w:rPr>
          <w:lang w:val="es-ES_tradnl"/>
        </w:rPr>
        <w:t xml:space="preserve">67% de la </w:t>
      </w:r>
      <w:r w:rsidR="006F1951">
        <w:rPr>
          <w:lang w:val="es-ES_tradnl"/>
        </w:rPr>
        <w:t>población</w:t>
      </w:r>
      <w:r w:rsidR="00894055">
        <w:rPr>
          <w:lang w:val="es-ES_tradnl"/>
        </w:rPr>
        <w:t xml:space="preserve"> mundial</w:t>
      </w:r>
      <w:ins w:id="107" w:author="Víctor Rivas" w:date="2021-01-27T10:42:00Z">
        <w:r w:rsidR="001326C2">
          <w:rPr>
            <w:lang w:val="es-ES_tradnl"/>
          </w:rPr>
          <w:t>,</w:t>
        </w:r>
      </w:ins>
      <w:r w:rsidR="00894055">
        <w:rPr>
          <w:lang w:val="es-ES_tradnl"/>
        </w:rPr>
        <w:t xml:space="preserve"> y c</w:t>
      </w:r>
      <w:r w:rsidR="0042367B">
        <w:rPr>
          <w:lang w:val="es-ES_tradnl"/>
        </w:rPr>
        <w:t xml:space="preserve">on 53% de las </w:t>
      </w:r>
      <w:r w:rsidR="006F1951">
        <w:rPr>
          <w:lang w:val="es-ES_tradnl"/>
        </w:rPr>
        <w:t>peticiones</w:t>
      </w:r>
      <w:r w:rsidR="0042367B">
        <w:rPr>
          <w:lang w:val="es-ES_tradnl"/>
        </w:rPr>
        <w:t xml:space="preserve"> a páginas de internet hechas por móvil</w:t>
      </w:r>
      <w:r w:rsidR="00E242BB">
        <w:rPr>
          <w:lang w:val="es-ES_tradnl"/>
        </w:rPr>
        <w:t>es</w:t>
      </w:r>
      <w:r w:rsidR="0042367B">
        <w:rPr>
          <w:lang w:val="es-ES_tradnl"/>
        </w:rPr>
        <w:t xml:space="preserve">, según </w:t>
      </w:r>
      <w:r w:rsidR="00E242BB">
        <w:rPr>
          <w:lang w:val="es-ES_tradnl"/>
        </w:rPr>
        <w:t>la investigación</w:t>
      </w:r>
      <w:r w:rsidR="0042367B">
        <w:rPr>
          <w:lang w:val="es-ES_tradnl"/>
        </w:rPr>
        <w:t xml:space="preserve"> de </w:t>
      </w:r>
      <w:r w:rsidR="0042367B" w:rsidRPr="0042367B">
        <w:rPr>
          <w:i/>
          <w:iCs/>
          <w:lang w:val="es-ES_tradnl"/>
        </w:rPr>
        <w:t>We are Social</w:t>
      </w:r>
      <w:r w:rsidR="00FC0C8C">
        <w:rPr>
          <w:lang w:val="es-ES_tradnl"/>
        </w:rPr>
        <w:t>;</w:t>
      </w:r>
      <w:r w:rsidR="0042367B">
        <w:rPr>
          <w:lang w:val="es-ES_tradnl"/>
        </w:rPr>
        <w:t xml:space="preserve"> </w:t>
      </w:r>
      <w:r w:rsidR="00FC0C8C">
        <w:rPr>
          <w:lang w:val="es-ES_tradnl"/>
        </w:rPr>
        <w:t xml:space="preserve">los </w:t>
      </w:r>
      <w:r w:rsidR="00FC0C8C" w:rsidRPr="00E242BB">
        <w:rPr>
          <w:lang w:val="es-ES_tradnl"/>
        </w:rPr>
        <w:t>smartphones</w:t>
      </w:r>
      <w:r w:rsidR="00FC0C8C">
        <w:rPr>
          <w:lang w:val="es-ES_tradnl"/>
        </w:rPr>
        <w:t xml:space="preserve"> están en una ascensión sin precedentes</w:t>
      </w:r>
      <w:r w:rsidR="0042367B">
        <w:rPr>
          <w:lang w:val="es-ES_tradnl"/>
        </w:rPr>
        <w:t xml:space="preserve">. </w:t>
      </w:r>
      <w:r w:rsidR="006F1951">
        <w:rPr>
          <w:lang w:val="es-ES_tradnl"/>
        </w:rPr>
        <w:t>[7]</w:t>
      </w:r>
    </w:p>
    <w:p w14:paraId="6447C650" w14:textId="62FD3709" w:rsidR="003765C3" w:rsidRDefault="00E242BB" w:rsidP="003765C3">
      <w:pPr>
        <w:pStyle w:val="cuerpo-tfg"/>
        <w:rPr>
          <w:lang w:val="es-ES_tradnl"/>
        </w:rPr>
      </w:pPr>
      <w:r>
        <w:rPr>
          <w:noProof/>
        </w:rPr>
        <mc:AlternateContent>
          <mc:Choice Requires="wps">
            <w:drawing>
              <wp:anchor distT="0" distB="0" distL="114300" distR="114300" simplePos="0" relativeHeight="251700224" behindDoc="0" locked="0" layoutInCell="1" allowOverlap="1" wp14:anchorId="25CE27EE" wp14:editId="3BC915FA">
                <wp:simplePos x="0" y="0"/>
                <wp:positionH relativeFrom="margin">
                  <wp:align>right</wp:align>
                </wp:positionH>
                <wp:positionV relativeFrom="paragraph">
                  <wp:posOffset>4728210</wp:posOffset>
                </wp:positionV>
                <wp:extent cx="5753100" cy="357505"/>
                <wp:effectExtent l="0" t="0" r="0" b="444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753100" cy="357505"/>
                        </a:xfrm>
                        <a:prstGeom prst="rect">
                          <a:avLst/>
                        </a:prstGeom>
                        <a:solidFill>
                          <a:prstClr val="white"/>
                        </a:solidFill>
                        <a:ln>
                          <a:noFill/>
                        </a:ln>
                      </wps:spPr>
                      <wps:txbx>
                        <w:txbxContent>
                          <w:p w14:paraId="048BD605" w14:textId="3BD3E03A" w:rsidR="00D427B5" w:rsidRPr="00E56B3F" w:rsidRDefault="00D427B5" w:rsidP="00CD70CA">
                            <w:pPr>
                              <w:pStyle w:val="Descripcin"/>
                              <w:rPr>
                                <w:rFonts w:ascii="Arial" w:hAnsi="Arial" w:cs="Arial"/>
                                <w:noProof/>
                                <w:sz w:val="24"/>
                                <w:szCs w:val="24"/>
                                <w:lang w:val="es-ES_tradnl"/>
                              </w:rPr>
                            </w:pPr>
                            <w:bookmarkStart w:id="108" w:name="_Toc62568403"/>
                            <w:r>
                              <w:t xml:space="preserve">Ilustración </w:t>
                            </w:r>
                            <w:fldSimple w:instr=" SEQ Ilustración \* ARABIC ">
                              <w:r>
                                <w:rPr>
                                  <w:noProof/>
                                </w:rPr>
                                <w:t>4</w:t>
                              </w:r>
                            </w:fldSimple>
                            <w:r>
                              <w:t>. Requisiciones a páginas de internet a partir de dispositivos móviles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E27EE" id="Cuadro de texto 34" o:spid="_x0000_s1034" type="#_x0000_t202" style="position:absolute;left:0;text-align:left;margin-left:401.8pt;margin-top:372.3pt;width:453pt;height:28.15pt;z-index:251700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" stroked="f">
                <v:textbox inset="0,0,0,0">
                  <w:txbxContent>
                    <w:p w14:paraId="048BD605" w14:textId="3BD3E03A" w:rsidR="00D427B5" w:rsidRPr="00E56B3F" w:rsidRDefault="00D427B5" w:rsidP="00CD70CA">
                      <w:pPr>
                        <w:pStyle w:val="Descripcin"/>
                        <w:rPr>
                          <w:rFonts w:ascii="Arial" w:hAnsi="Arial" w:cs="Arial"/>
                          <w:noProof/>
                          <w:sz w:val="24"/>
                          <w:szCs w:val="24"/>
                          <w:lang w:val="es-ES_tradnl"/>
                        </w:rPr>
                      </w:pPr>
                      <w:bookmarkStart w:id="109" w:name="_Toc62568403"/>
                      <w:r>
                        <w:t xml:space="preserve">Ilustración </w:t>
                      </w:r>
                      <w:fldSimple w:instr=" SEQ Ilustración \* ARABIC ">
                        <w:r>
                          <w:rPr>
                            <w:noProof/>
                          </w:rPr>
                          <w:t>4</w:t>
                        </w:r>
                      </w:fldSimple>
                      <w:r>
                        <w:t>. Requisiciones a páginas de internet a partir de dispositivos móviles</w:t>
                      </w:r>
                      <w:bookmarkEnd w:id="109"/>
                    </w:p>
                  </w:txbxContent>
                </v:textbox>
                <w10:wrap type="square" anchorx="margin"/>
              </v:shape>
            </w:pict>
          </mc:Fallback>
        </mc:AlternateContent>
      </w:r>
      <w:r w:rsidR="00B763C7">
        <w:rPr>
          <w:noProof/>
        </w:rPr>
        <mc:AlternateContent>
          <mc:Choice Requires="wps">
            <w:drawing>
              <wp:anchor distT="0" distB="0" distL="114300" distR="114300" simplePos="0" relativeHeight="251736064" behindDoc="0" locked="0" layoutInCell="1" allowOverlap="1" wp14:anchorId="4A44B6E4" wp14:editId="274FDF8B">
                <wp:simplePos x="0" y="0"/>
                <wp:positionH relativeFrom="margin">
                  <wp:align>center</wp:align>
                </wp:positionH>
                <wp:positionV relativeFrom="paragraph">
                  <wp:posOffset>4882901</wp:posOffset>
                </wp:positionV>
                <wp:extent cx="1590261" cy="23854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3BC00496" w14:textId="74B26357" w:rsidR="00D427B5" w:rsidRPr="00DC5E27" w:rsidRDefault="00D427B5" w:rsidP="00B763C7">
                            <w:pPr>
                              <w:jc w:val="center"/>
                              <w:rPr>
                                <w:sz w:val="18"/>
                                <w:szCs w:val="18"/>
                              </w:rPr>
                            </w:pPr>
                            <w:r w:rsidRPr="00DC5E27">
                              <w:rPr>
                                <w:sz w:val="18"/>
                                <w:szCs w:val="18"/>
                              </w:rPr>
                              <w:t xml:space="preserve">Tomada de </w:t>
                            </w:r>
                            <w:r>
                              <w:rPr>
                                <w:sz w:val="18"/>
                                <w:szCs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4B6E4" id="Cuadro de texto 58" o:spid="_x0000_s1035" type="#_x0000_t202" style="position:absolute;left:0;text-align:left;margin-left:0;margin-top:384.5pt;width:125.2pt;height:18.8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" filled="f" stroked="f" strokeweight=".5pt">
                <v:textbox>
                  <w:txbxContent>
                    <w:p w14:paraId="3BC00496" w14:textId="74B26357" w:rsidR="00D427B5" w:rsidRPr="00DC5E27" w:rsidRDefault="00D427B5" w:rsidP="00B763C7">
                      <w:pPr>
                        <w:jc w:val="center"/>
                        <w:rPr>
                          <w:sz w:val="18"/>
                          <w:szCs w:val="18"/>
                        </w:rPr>
                      </w:pPr>
                      <w:r w:rsidRPr="00DC5E27">
                        <w:rPr>
                          <w:sz w:val="18"/>
                          <w:szCs w:val="18"/>
                        </w:rPr>
                        <w:t xml:space="preserve">Tomada de </w:t>
                      </w:r>
                      <w:r>
                        <w:rPr>
                          <w:sz w:val="18"/>
                          <w:szCs w:val="18"/>
                        </w:rPr>
                        <w:t>[7]</w:t>
                      </w:r>
                    </w:p>
                  </w:txbxContent>
                </v:textbox>
                <w10:wrap anchorx="margin"/>
              </v:shape>
            </w:pict>
          </mc:Fallback>
        </mc:AlternateContent>
      </w:r>
      <w:r w:rsidR="00FB57D7">
        <w:rPr>
          <w:noProof/>
          <w:lang w:val="es-ES_tradnl"/>
        </w:rPr>
        <w:drawing>
          <wp:anchor distT="0" distB="0" distL="114300" distR="114300" simplePos="0" relativeHeight="251661312" behindDoc="0" locked="0" layoutInCell="1" allowOverlap="1" wp14:anchorId="42580CAE" wp14:editId="45ACA980">
            <wp:simplePos x="0" y="0"/>
            <wp:positionH relativeFrom="margin">
              <wp:align>right</wp:align>
            </wp:positionH>
            <wp:positionV relativeFrom="paragraph">
              <wp:posOffset>1433195</wp:posOffset>
            </wp:positionV>
            <wp:extent cx="5753100" cy="323850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55">
        <w:rPr>
          <w:lang w:val="es-ES_tradnl"/>
        </w:rPr>
        <w:t xml:space="preserve">Según la misma </w:t>
      </w:r>
      <w:r>
        <w:rPr>
          <w:lang w:val="es-ES_tradnl"/>
        </w:rPr>
        <w:t>investigación</w:t>
      </w:r>
      <w:r w:rsidR="00894055">
        <w:rPr>
          <w:lang w:val="es-ES_tradnl"/>
        </w:rPr>
        <w:t xml:space="preserve">, el sistema operativo Android es responsable </w:t>
      </w:r>
      <w:del w:id="110" w:author="Víctor Rivas" w:date="2021-01-27T10:42:00Z">
        <w:r w:rsidR="00894055" w:rsidDel="001326C2">
          <w:rPr>
            <w:lang w:val="es-ES_tradnl"/>
          </w:rPr>
          <w:delText xml:space="preserve">por </w:delText>
        </w:r>
      </w:del>
      <w:ins w:id="111" w:author="Víctor Rivas" w:date="2021-01-27T10:42:00Z">
        <w:r w:rsidR="001326C2">
          <w:rPr>
            <w:lang w:val="es-ES_tradnl"/>
          </w:rPr>
          <w:t>del</w:t>
        </w:r>
        <w:r w:rsidR="001326C2">
          <w:rPr>
            <w:lang w:val="es-ES_tradnl"/>
          </w:rPr>
          <w:t xml:space="preserve"> </w:t>
        </w:r>
      </w:ins>
      <w:r w:rsidR="00894055">
        <w:rPr>
          <w:lang w:val="es-ES_tradnl"/>
        </w:rPr>
        <w:t xml:space="preserve">74% de las </w:t>
      </w:r>
      <w:r w:rsidR="006F1951">
        <w:rPr>
          <w:lang w:val="es-ES_tradnl"/>
        </w:rPr>
        <w:t>solicitudes</w:t>
      </w:r>
      <w:r w:rsidR="00894055">
        <w:rPr>
          <w:lang w:val="es-ES_tradnl"/>
        </w:rPr>
        <w:t xml:space="preserve"> a </w:t>
      </w:r>
      <w:r w:rsidR="005C672E">
        <w:rPr>
          <w:lang w:val="es-ES_tradnl"/>
        </w:rPr>
        <w:t>páginas</w:t>
      </w:r>
      <w:r w:rsidR="00894055">
        <w:rPr>
          <w:lang w:val="es-ES_tradnl"/>
        </w:rPr>
        <w:t xml:space="preserve"> de internet originadas de dispositivos móviles, mientras iOS es responsable </w:t>
      </w:r>
      <w:del w:id="112" w:author="Víctor Rivas" w:date="2021-01-27T10:43:00Z">
        <w:r w:rsidR="00894055" w:rsidDel="001326C2">
          <w:rPr>
            <w:lang w:val="es-ES_tradnl"/>
          </w:rPr>
          <w:delText xml:space="preserve">por </w:delText>
        </w:r>
      </w:del>
      <w:ins w:id="113" w:author="Víctor Rivas" w:date="2021-01-27T10:43:00Z">
        <w:r w:rsidR="001326C2">
          <w:rPr>
            <w:lang w:val="es-ES_tradnl"/>
          </w:rPr>
          <w:t>del</w:t>
        </w:r>
        <w:r w:rsidR="001326C2">
          <w:rPr>
            <w:lang w:val="es-ES_tradnl"/>
          </w:rPr>
          <w:t xml:space="preserve"> </w:t>
        </w:r>
      </w:ins>
      <w:r w:rsidR="00894055">
        <w:rPr>
          <w:lang w:val="es-ES_tradnl"/>
        </w:rPr>
        <w:t xml:space="preserve">25% y el 1% restante es compartido con otros </w:t>
      </w:r>
      <w:r>
        <w:rPr>
          <w:lang w:val="es-ES_tradnl"/>
        </w:rPr>
        <w:t>sistemas operativos</w:t>
      </w:r>
      <w:r w:rsidR="00894055">
        <w:rPr>
          <w:lang w:val="es-ES_tradnl"/>
        </w:rPr>
        <w:t>.</w:t>
      </w:r>
      <w:r w:rsidR="006F1951">
        <w:rPr>
          <w:lang w:val="es-ES_tradnl"/>
        </w:rPr>
        <w:t xml:space="preserve"> [7]</w:t>
      </w:r>
    </w:p>
    <w:p w14:paraId="11B4D755" w14:textId="69ECADFC" w:rsidR="002671E6" w:rsidRDefault="006F1951" w:rsidP="00CD70CA">
      <w:pPr>
        <w:pStyle w:val="cuerpo-tfg"/>
        <w:rPr>
          <w:lang w:val="es-ES_tradnl"/>
        </w:rPr>
      </w:pPr>
      <w:r>
        <w:rPr>
          <w:lang w:val="es-ES_tradnl"/>
        </w:rPr>
        <w:t>Se puede evidenciar que</w:t>
      </w:r>
      <w:r w:rsidR="003765C3">
        <w:rPr>
          <w:lang w:val="es-ES_tradnl"/>
        </w:rPr>
        <w:t xml:space="preserve"> Android y iOS </w:t>
      </w:r>
      <w:r w:rsidR="004F3359">
        <w:rPr>
          <w:lang w:val="es-ES_tradnl"/>
        </w:rPr>
        <w:t>dominan</w:t>
      </w:r>
      <w:ins w:id="114" w:author="Víctor Rivas" w:date="2021-01-27T10:43:00Z">
        <w:r w:rsidR="001326C2">
          <w:rPr>
            <w:lang w:val="es-ES_tradnl"/>
          </w:rPr>
          <w:t xml:space="preserve"> el</w:t>
        </w:r>
      </w:ins>
      <w:del w:id="115" w:author="Víctor Rivas" w:date="2021-01-27T10:43:00Z">
        <w:r w:rsidR="004F3359" w:rsidDel="001326C2">
          <w:rPr>
            <w:lang w:val="es-ES_tradnl"/>
          </w:rPr>
          <w:delText>do</w:delText>
        </w:r>
      </w:del>
      <w:r w:rsidR="003765C3">
        <w:rPr>
          <w:lang w:val="es-ES_tradnl"/>
        </w:rPr>
        <w:t xml:space="preserve"> 99% del mercado. De un lado </w:t>
      </w:r>
      <w:r w:rsidR="002671E6">
        <w:rPr>
          <w:lang w:val="es-ES_tradnl"/>
        </w:rPr>
        <w:t>Android</w:t>
      </w:r>
      <w:r w:rsidR="003765C3">
        <w:rPr>
          <w:lang w:val="es-ES_tradnl"/>
        </w:rPr>
        <w:t xml:space="preserve">, </w:t>
      </w:r>
      <w:r w:rsidR="002671E6">
        <w:rPr>
          <w:lang w:val="es-ES_tradnl"/>
        </w:rPr>
        <w:t xml:space="preserve">de </w:t>
      </w:r>
      <w:r w:rsidR="00FB57D7">
        <w:rPr>
          <w:lang w:val="es-ES_tradnl"/>
        </w:rPr>
        <w:t xml:space="preserve">la gigante </w:t>
      </w:r>
      <w:r w:rsidR="002671E6">
        <w:rPr>
          <w:lang w:val="es-ES_tradnl"/>
        </w:rPr>
        <w:t>Google,</w:t>
      </w:r>
      <w:r w:rsidR="003765C3">
        <w:rPr>
          <w:lang w:val="es-ES_tradnl"/>
        </w:rPr>
        <w:t xml:space="preserve"> sistema </w:t>
      </w:r>
      <w:r w:rsidR="002671E6">
        <w:rPr>
          <w:lang w:val="es-ES_tradnl"/>
        </w:rPr>
        <w:t>elegido</w:t>
      </w:r>
      <w:r w:rsidR="003765C3">
        <w:rPr>
          <w:lang w:val="es-ES_tradnl"/>
        </w:rPr>
        <w:t xml:space="preserve"> por </w:t>
      </w:r>
      <w:r w:rsidR="002671E6">
        <w:rPr>
          <w:lang w:val="es-ES_tradnl"/>
        </w:rPr>
        <w:t xml:space="preserve">casi todas </w:t>
      </w:r>
      <w:r w:rsidR="003765C3">
        <w:rPr>
          <w:lang w:val="es-ES_tradnl"/>
        </w:rPr>
        <w:t xml:space="preserve">las fabricantes de </w:t>
      </w:r>
      <w:r w:rsidR="002671E6">
        <w:rPr>
          <w:lang w:val="es-ES_tradnl"/>
        </w:rPr>
        <w:t>móviles</w:t>
      </w:r>
      <w:r w:rsidR="00E242BB">
        <w:rPr>
          <w:lang w:val="es-ES_tradnl"/>
        </w:rPr>
        <w:t xml:space="preserve"> </w:t>
      </w:r>
      <w:r w:rsidR="002671E6">
        <w:rPr>
          <w:lang w:val="es-ES_tradnl"/>
        </w:rPr>
        <w:t>debido al código abierto</w:t>
      </w:r>
      <w:r w:rsidR="00E242BB">
        <w:rPr>
          <w:lang w:val="es-ES_tradnl"/>
        </w:rPr>
        <w:t xml:space="preserve"> - donde </w:t>
      </w:r>
      <w:r w:rsidR="002671E6">
        <w:rPr>
          <w:lang w:val="es-ES_tradnl"/>
        </w:rPr>
        <w:t>tod</w:t>
      </w:r>
      <w:r w:rsidR="00E242BB">
        <w:rPr>
          <w:lang w:val="es-ES_tradnl"/>
        </w:rPr>
        <w:t>a</w:t>
      </w:r>
      <w:r w:rsidR="002671E6">
        <w:rPr>
          <w:lang w:val="es-ES_tradnl"/>
        </w:rPr>
        <w:t>s pueden descargar, modificar</w:t>
      </w:r>
      <w:r w:rsidR="00E242BB">
        <w:rPr>
          <w:lang w:val="es-ES_tradnl"/>
        </w:rPr>
        <w:t xml:space="preserve"> y redistribuir</w:t>
      </w:r>
      <w:r w:rsidR="002671E6">
        <w:rPr>
          <w:lang w:val="es-ES_tradnl"/>
        </w:rPr>
        <w:t xml:space="preserve"> de forma gratuita.</w:t>
      </w:r>
      <w:r w:rsidR="003765C3">
        <w:rPr>
          <w:lang w:val="es-ES_tradnl"/>
        </w:rPr>
        <w:t xml:space="preserve"> </w:t>
      </w:r>
      <w:r w:rsidR="002671E6">
        <w:rPr>
          <w:lang w:val="es-ES_tradnl"/>
        </w:rPr>
        <w:t xml:space="preserve">De otro lado iOS, de Apple, un sistema </w:t>
      </w:r>
      <w:r w:rsidR="004F3359">
        <w:rPr>
          <w:lang w:val="es-ES_tradnl"/>
        </w:rPr>
        <w:t>privado</w:t>
      </w:r>
      <w:r w:rsidR="002671E6">
        <w:rPr>
          <w:lang w:val="es-ES_tradnl"/>
        </w:rPr>
        <w:t xml:space="preserve"> y que solo ella lo utiliza y lo modifica para un de sus principales productos, iPhone. </w:t>
      </w:r>
    </w:p>
    <w:p w14:paraId="28CEE2FD" w14:textId="77777777" w:rsidR="00B87479" w:rsidRDefault="00B87479" w:rsidP="003765C3">
      <w:pPr>
        <w:pStyle w:val="cuerpo-tfg"/>
        <w:rPr>
          <w:lang w:val="es-ES_tradnl"/>
        </w:rPr>
      </w:pPr>
    </w:p>
    <w:p w14:paraId="26FFFF79" w14:textId="345606A5" w:rsidR="00B87479" w:rsidRPr="00B87479" w:rsidRDefault="002F3EFC" w:rsidP="00B87479">
      <w:pPr>
        <w:pStyle w:val="Ttulo2"/>
        <w:numPr>
          <w:ilvl w:val="1"/>
          <w:numId w:val="5"/>
        </w:numPr>
        <w:rPr>
          <w:lang w:val="es-ES_tradnl"/>
        </w:rPr>
      </w:pPr>
      <w:bookmarkStart w:id="116" w:name="_Toc62568362"/>
      <w:r>
        <w:rPr>
          <w:shd w:val="clear" w:color="auto" w:fill="FFFFFF"/>
          <w:lang w:val="es-ES_tradnl"/>
        </w:rPr>
        <w:lastRenderedPageBreak/>
        <w:t>El mercado de aplica</w:t>
      </w:r>
      <w:r w:rsidR="00376BF6">
        <w:rPr>
          <w:shd w:val="clear" w:color="auto" w:fill="FFFFFF"/>
          <w:lang w:val="es-ES_tradnl"/>
        </w:rPr>
        <w:t>ciones</w:t>
      </w:r>
      <w:bookmarkEnd w:id="116"/>
    </w:p>
    <w:p w14:paraId="38F8C440" w14:textId="64E136FC" w:rsidR="004F3359" w:rsidRDefault="006F1951" w:rsidP="00B87479">
      <w:pPr>
        <w:pStyle w:val="cuerpo-tfg"/>
        <w:rPr>
          <w:shd w:val="clear" w:color="auto" w:fill="FFFFFF"/>
          <w:lang w:val="es-ES_tradnl"/>
        </w:rPr>
      </w:pPr>
      <w:r>
        <w:rPr>
          <w:shd w:val="clear" w:color="auto" w:fill="FFFFFF"/>
          <w:lang w:val="es-ES_tradnl"/>
        </w:rPr>
        <w:t>Las a</w:t>
      </w:r>
      <w:r w:rsidR="004F3359" w:rsidRPr="004F3359">
        <w:rPr>
          <w:shd w:val="clear" w:color="auto" w:fill="FFFFFF"/>
          <w:lang w:val="es-ES_tradnl"/>
        </w:rPr>
        <w:t xml:space="preserve">plicaciones están </w:t>
      </w:r>
      <w:r w:rsidRPr="004F3359">
        <w:rPr>
          <w:shd w:val="clear" w:color="auto" w:fill="FFFFFF"/>
          <w:lang w:val="es-ES_tradnl"/>
        </w:rPr>
        <w:t>presentes</w:t>
      </w:r>
      <w:r w:rsidR="004F3359" w:rsidRPr="004F3359">
        <w:rPr>
          <w:shd w:val="clear" w:color="auto" w:fill="FFFFFF"/>
          <w:lang w:val="es-ES_tradnl"/>
        </w:rPr>
        <w:t xml:space="preserve"> en la vida de todos </w:t>
      </w:r>
      <w:ins w:id="117" w:author="Víctor Rivas" w:date="2021-01-27T10:43:00Z">
        <w:r w:rsidR="001326C2">
          <w:rPr>
            <w:shd w:val="clear" w:color="auto" w:fill="FFFFFF"/>
            <w:lang w:val="es-ES_tradnl"/>
          </w:rPr>
          <w:t xml:space="preserve">los </w:t>
        </w:r>
      </w:ins>
      <w:r w:rsidR="004F3359" w:rsidRPr="004F3359">
        <w:rPr>
          <w:shd w:val="clear" w:color="auto" w:fill="FFFFFF"/>
          <w:lang w:val="es-ES_tradnl"/>
        </w:rPr>
        <w:t>que tienen un móvil</w:t>
      </w:r>
      <w:r>
        <w:rPr>
          <w:shd w:val="clear" w:color="auto" w:fill="FFFFFF"/>
          <w:lang w:val="es-ES_tradnl"/>
        </w:rPr>
        <w:t>, s</w:t>
      </w:r>
      <w:r w:rsidR="004F3359" w:rsidRPr="004F3359">
        <w:rPr>
          <w:shd w:val="clear" w:color="auto" w:fill="FFFFFF"/>
          <w:lang w:val="es-ES_tradnl"/>
        </w:rPr>
        <w:t xml:space="preserve">ea para usar redes sociales, hacer compras, jugar, entretenimiento, escuchar canciones, mapas. </w:t>
      </w:r>
      <w:r>
        <w:rPr>
          <w:shd w:val="clear" w:color="auto" w:fill="FFFFFF"/>
          <w:lang w:val="es-ES_tradnl"/>
        </w:rPr>
        <w:t>Hoy en día</w:t>
      </w:r>
      <w:r w:rsidR="004F3359" w:rsidRPr="004F3359">
        <w:rPr>
          <w:shd w:val="clear" w:color="auto" w:fill="FFFFFF"/>
          <w:lang w:val="es-ES_tradnl"/>
        </w:rPr>
        <w:t xml:space="preserve"> es muy difícil que no haya </w:t>
      </w:r>
      <w:r w:rsidR="00E242BB">
        <w:rPr>
          <w:shd w:val="clear" w:color="auto" w:fill="FFFFFF"/>
          <w:lang w:val="es-ES_tradnl"/>
        </w:rPr>
        <w:t xml:space="preserve">alguna actividad en la cual ya no haya </w:t>
      </w:r>
      <w:r w:rsidR="004F3359" w:rsidRPr="004F3359">
        <w:rPr>
          <w:shd w:val="clear" w:color="auto" w:fill="FFFFFF"/>
          <w:lang w:val="es-ES_tradnl"/>
        </w:rPr>
        <w:t>una aplicación</w:t>
      </w:r>
      <w:r w:rsidR="00E242BB">
        <w:rPr>
          <w:shd w:val="clear" w:color="auto" w:fill="FFFFFF"/>
          <w:lang w:val="es-ES_tradnl"/>
        </w:rPr>
        <w:t xml:space="preserve"> que te permit</w:t>
      </w:r>
      <w:ins w:id="118" w:author="Víctor Rivas" w:date="2021-01-27T10:43:00Z">
        <w:r w:rsidR="001326C2">
          <w:rPr>
            <w:shd w:val="clear" w:color="auto" w:fill="FFFFFF"/>
            <w:lang w:val="es-ES_tradnl"/>
          </w:rPr>
          <w:t>a</w:t>
        </w:r>
      </w:ins>
      <w:del w:id="119" w:author="Víctor Rivas" w:date="2021-01-27T10:43:00Z">
        <w:r w:rsidR="00E242BB" w:rsidDel="001326C2">
          <w:rPr>
            <w:shd w:val="clear" w:color="auto" w:fill="FFFFFF"/>
            <w:lang w:val="es-ES_tradnl"/>
          </w:rPr>
          <w:delText>e</w:delText>
        </w:r>
      </w:del>
      <w:r w:rsidR="00E242BB">
        <w:rPr>
          <w:shd w:val="clear" w:color="auto" w:fill="FFFFFF"/>
          <w:lang w:val="es-ES_tradnl"/>
        </w:rPr>
        <w:t xml:space="preserve"> hacerla a través de un móvil</w:t>
      </w:r>
      <w:r w:rsidR="004F3359" w:rsidRPr="004F3359">
        <w:rPr>
          <w:shd w:val="clear" w:color="auto" w:fill="FFFFFF"/>
          <w:lang w:val="es-ES_tradnl"/>
        </w:rPr>
        <w:t>.</w:t>
      </w:r>
    </w:p>
    <w:p w14:paraId="120462DE" w14:textId="41BC256B" w:rsidR="00B87479" w:rsidRDefault="00B87479" w:rsidP="00B87479">
      <w:pPr>
        <w:pStyle w:val="cuerpo-tfg"/>
        <w:rPr>
          <w:shd w:val="clear" w:color="auto" w:fill="FFFFFF"/>
          <w:lang w:val="es-ES_tradnl"/>
        </w:rPr>
      </w:pPr>
      <w:r w:rsidRPr="00B87479">
        <w:rPr>
          <w:shd w:val="clear" w:color="auto" w:fill="FFFFFF"/>
          <w:lang w:val="es-ES_tradnl"/>
        </w:rPr>
        <w:t xml:space="preserve">Según el informe anual de </w:t>
      </w:r>
      <w:r w:rsidRPr="005C672E">
        <w:rPr>
          <w:i/>
          <w:iCs/>
          <w:shd w:val="clear" w:color="auto" w:fill="FFFFFF"/>
          <w:lang w:val="es-ES_tradnl"/>
        </w:rPr>
        <w:t>We are Social</w:t>
      </w:r>
      <w:r w:rsidRPr="00B87479">
        <w:rPr>
          <w:shd w:val="clear" w:color="auto" w:fill="FFFFFF"/>
          <w:lang w:val="es-ES_tradnl"/>
        </w:rPr>
        <w:t xml:space="preserve">, pasamos en media 3 horas y 40 minutos por </w:t>
      </w:r>
      <w:r w:rsidR="005C672E" w:rsidRPr="00B87479">
        <w:rPr>
          <w:shd w:val="clear" w:color="auto" w:fill="FFFFFF"/>
          <w:lang w:val="es-ES_tradnl"/>
        </w:rPr>
        <w:t>día</w:t>
      </w:r>
      <w:r w:rsidRPr="00B87479">
        <w:rPr>
          <w:shd w:val="clear" w:color="auto" w:fill="FFFFFF"/>
          <w:lang w:val="es-ES_tradnl"/>
        </w:rPr>
        <w:t xml:space="preserve"> usando el móvil y ese valor crece </w:t>
      </w:r>
      <w:ins w:id="120" w:author="Víctor Rivas" w:date="2021-01-27T10:44:00Z">
        <w:r w:rsidR="001326C2">
          <w:rPr>
            <w:shd w:val="clear" w:color="auto" w:fill="FFFFFF"/>
            <w:lang w:val="es-ES_tradnl"/>
          </w:rPr>
          <w:t xml:space="preserve">un </w:t>
        </w:r>
      </w:ins>
      <w:r w:rsidRPr="00B87479">
        <w:rPr>
          <w:shd w:val="clear" w:color="auto" w:fill="FFFFFF"/>
          <w:lang w:val="es-ES_tradnl"/>
        </w:rPr>
        <w:t xml:space="preserve">10% a cada año. </w:t>
      </w:r>
      <w:r w:rsidR="00E242BB">
        <w:rPr>
          <w:shd w:val="clear" w:color="auto" w:fill="FFFFFF"/>
          <w:lang w:val="es-ES_tradnl"/>
        </w:rPr>
        <w:t>D</w:t>
      </w:r>
      <w:r w:rsidRPr="00B87479">
        <w:rPr>
          <w:shd w:val="clear" w:color="auto" w:fill="FFFFFF"/>
          <w:lang w:val="es-ES_tradnl"/>
        </w:rPr>
        <w:t xml:space="preserve">e ese total de tiempo, pasamos </w:t>
      </w:r>
      <w:ins w:id="121" w:author="Víctor Rivas" w:date="2021-01-27T10:44:00Z">
        <w:r w:rsidR="001326C2">
          <w:rPr>
            <w:shd w:val="clear" w:color="auto" w:fill="FFFFFF"/>
            <w:lang w:val="es-ES_tradnl"/>
          </w:rPr>
          <w:t xml:space="preserve">el </w:t>
        </w:r>
      </w:ins>
      <w:r w:rsidRPr="00B87479">
        <w:rPr>
          <w:shd w:val="clear" w:color="auto" w:fill="FFFFFF"/>
          <w:lang w:val="es-ES_tradnl"/>
        </w:rPr>
        <w:t xml:space="preserve">91% de </w:t>
      </w:r>
      <w:ins w:id="122" w:author="Víctor Rivas" w:date="2021-01-27T10:44:00Z">
        <w:r w:rsidR="001326C2">
          <w:rPr>
            <w:shd w:val="clear" w:color="auto" w:fill="FFFFFF"/>
            <w:lang w:val="es-ES_tradnl"/>
          </w:rPr>
          <w:t>él</w:t>
        </w:r>
      </w:ins>
      <w:del w:id="123" w:author="Víctor Rivas" w:date="2021-01-27T10:44:00Z">
        <w:r w:rsidRPr="00B87479" w:rsidDel="001326C2">
          <w:rPr>
            <w:shd w:val="clear" w:color="auto" w:fill="FFFFFF"/>
            <w:lang w:val="es-ES_tradnl"/>
          </w:rPr>
          <w:delText>ello</w:delText>
        </w:r>
      </w:del>
      <w:r w:rsidRPr="00B87479">
        <w:rPr>
          <w:shd w:val="clear" w:color="auto" w:fill="FFFFFF"/>
          <w:lang w:val="es-ES_tradnl"/>
        </w:rPr>
        <w:t xml:space="preserve"> en aplicaciones que descargamos o que vienen en el proprio móvil. </w:t>
      </w:r>
      <w:del w:id="124" w:author="Víctor Rivas" w:date="2021-01-27T10:44:00Z">
        <w:r w:rsidRPr="00B87479" w:rsidDel="001326C2">
          <w:rPr>
            <w:shd w:val="clear" w:color="auto" w:fill="FFFFFF"/>
            <w:lang w:val="es-ES_tradnl"/>
          </w:rPr>
          <w:delText>Los otros</w:delText>
        </w:r>
      </w:del>
      <w:ins w:id="125" w:author="Víctor Rivas" w:date="2021-01-27T10:44:00Z">
        <w:r w:rsidR="001326C2">
          <w:rPr>
            <w:shd w:val="clear" w:color="auto" w:fill="FFFFFF"/>
            <w:lang w:val="es-ES_tradnl"/>
          </w:rPr>
          <w:t xml:space="preserve">El </w:t>
        </w:r>
        <w:proofErr w:type="gramStart"/>
        <w:r w:rsidR="001326C2">
          <w:rPr>
            <w:shd w:val="clear" w:color="auto" w:fill="FFFFFF"/>
            <w:lang w:val="es-ES_tradnl"/>
          </w:rPr>
          <w:t xml:space="preserve">otro </w:t>
        </w:r>
      </w:ins>
      <w:r w:rsidRPr="00B87479">
        <w:rPr>
          <w:shd w:val="clear" w:color="auto" w:fill="FFFFFF"/>
          <w:lang w:val="es-ES_tradnl"/>
        </w:rPr>
        <w:t xml:space="preserve"> 9</w:t>
      </w:r>
      <w:proofErr w:type="gramEnd"/>
      <w:r w:rsidRPr="00B87479">
        <w:rPr>
          <w:shd w:val="clear" w:color="auto" w:fill="FFFFFF"/>
          <w:lang w:val="es-ES_tradnl"/>
        </w:rPr>
        <w:t xml:space="preserve">% del tiempo </w:t>
      </w:r>
      <w:ins w:id="126" w:author="Víctor Rivas" w:date="2021-01-27T10:44:00Z">
        <w:r w:rsidR="001326C2">
          <w:rPr>
            <w:shd w:val="clear" w:color="auto" w:fill="FFFFFF"/>
            <w:lang w:val="es-ES_tradnl"/>
          </w:rPr>
          <w:t xml:space="preserve">lo </w:t>
        </w:r>
      </w:ins>
      <w:r w:rsidRPr="00B87479">
        <w:rPr>
          <w:shd w:val="clear" w:color="auto" w:fill="FFFFFF"/>
          <w:lang w:val="es-ES_tradnl"/>
        </w:rPr>
        <w:t xml:space="preserve">pasamos usando </w:t>
      </w:r>
      <w:r w:rsidR="004F3359">
        <w:rPr>
          <w:shd w:val="clear" w:color="auto" w:fill="FFFFFF"/>
          <w:lang w:val="es-ES_tradnl"/>
        </w:rPr>
        <w:t>los</w:t>
      </w:r>
      <w:r w:rsidRPr="00B87479">
        <w:rPr>
          <w:shd w:val="clear" w:color="auto" w:fill="FFFFFF"/>
          <w:lang w:val="es-ES_tradnl"/>
        </w:rPr>
        <w:t xml:space="preserve"> navegador</w:t>
      </w:r>
      <w:r w:rsidR="004F3359">
        <w:rPr>
          <w:shd w:val="clear" w:color="auto" w:fill="FFFFFF"/>
          <w:lang w:val="es-ES_tradnl"/>
        </w:rPr>
        <w:t>es</w:t>
      </w:r>
      <w:r w:rsidRPr="00B87479">
        <w:rPr>
          <w:shd w:val="clear" w:color="auto" w:fill="FFFFFF"/>
          <w:lang w:val="es-ES_tradnl"/>
        </w:rPr>
        <w:t xml:space="preserve"> de internet</w:t>
      </w:r>
      <w:r w:rsidR="004F3359">
        <w:rPr>
          <w:shd w:val="clear" w:color="auto" w:fill="FFFFFF"/>
          <w:lang w:val="es-ES_tradnl"/>
        </w:rPr>
        <w:t xml:space="preserve"> presentes en el m</w:t>
      </w:r>
      <w:r w:rsidR="004F3359" w:rsidRPr="004F3359">
        <w:rPr>
          <w:shd w:val="clear" w:color="auto" w:fill="FFFFFF"/>
          <w:lang w:val="es-ES_tradnl"/>
        </w:rPr>
        <w:t>ó</w:t>
      </w:r>
      <w:r w:rsidR="004F3359">
        <w:rPr>
          <w:shd w:val="clear" w:color="auto" w:fill="FFFFFF"/>
          <w:lang w:val="es-ES_tradnl"/>
        </w:rPr>
        <w:t>vil</w:t>
      </w:r>
      <w:r w:rsidRPr="00B87479">
        <w:rPr>
          <w:shd w:val="clear" w:color="auto" w:fill="FFFFFF"/>
          <w:lang w:val="es-ES_tradnl"/>
        </w:rPr>
        <w:t>.</w:t>
      </w:r>
      <w:r w:rsidR="00E242BB">
        <w:rPr>
          <w:shd w:val="clear" w:color="auto" w:fill="FFFFFF"/>
          <w:lang w:val="es-ES_tradnl"/>
        </w:rPr>
        <w:t xml:space="preserve"> [7]</w:t>
      </w:r>
    </w:p>
    <w:p w14:paraId="391760DE" w14:textId="5C4BDF26" w:rsidR="00B87479" w:rsidRPr="00B87479" w:rsidRDefault="00B87479" w:rsidP="00B87479">
      <w:pPr>
        <w:pStyle w:val="cuerpo-tfg"/>
        <w:rPr>
          <w:shd w:val="clear" w:color="auto" w:fill="FFFFFF"/>
          <w:lang w:val="es-ES_tradnl"/>
        </w:rPr>
      </w:pPr>
      <w:r w:rsidRPr="00B87479">
        <w:rPr>
          <w:shd w:val="clear" w:color="auto" w:fill="FFFFFF"/>
          <w:lang w:val="es-ES_tradnl"/>
        </w:rPr>
        <w:t>Para</w:t>
      </w:r>
      <w:del w:id="127" w:author="Víctor Rivas" w:date="2021-01-27T10:44:00Z">
        <w:r w:rsidR="00E242BB" w:rsidDel="001326C2">
          <w:rPr>
            <w:shd w:val="clear" w:color="auto" w:fill="FFFFFF"/>
            <w:lang w:val="es-ES_tradnl"/>
          </w:rPr>
          <w:delText xml:space="preserve"> si</w:delText>
        </w:r>
      </w:del>
      <w:r w:rsidRPr="00B87479">
        <w:rPr>
          <w:shd w:val="clear" w:color="auto" w:fill="FFFFFF"/>
          <w:lang w:val="es-ES_tradnl"/>
        </w:rPr>
        <w:t xml:space="preserve"> tener una idea, el </w:t>
      </w:r>
      <w:r w:rsidR="00376BF6" w:rsidRPr="00B87479">
        <w:rPr>
          <w:shd w:val="clear" w:color="auto" w:fill="FFFFFF"/>
          <w:lang w:val="es-ES_tradnl"/>
        </w:rPr>
        <w:t>número</w:t>
      </w:r>
      <w:r w:rsidRPr="00B87479">
        <w:rPr>
          <w:shd w:val="clear" w:color="auto" w:fill="FFFFFF"/>
          <w:lang w:val="es-ES_tradnl"/>
        </w:rPr>
        <w:t xml:space="preserve"> de descargas de aplicaciones en 2019 fue de 204 mil millones, ese número tiende a crecer </w:t>
      </w:r>
      <w:ins w:id="128" w:author="Víctor Rivas" w:date="2021-01-27T10:44:00Z">
        <w:r w:rsidR="001326C2">
          <w:rPr>
            <w:shd w:val="clear" w:color="auto" w:fill="FFFFFF"/>
            <w:lang w:val="es-ES_tradnl"/>
          </w:rPr>
          <w:t xml:space="preserve">un </w:t>
        </w:r>
      </w:ins>
      <w:r w:rsidRPr="00B87479">
        <w:rPr>
          <w:shd w:val="clear" w:color="auto" w:fill="FFFFFF"/>
          <w:lang w:val="es-ES_tradnl"/>
        </w:rPr>
        <w:t xml:space="preserve">6% al año. En el </w:t>
      </w:r>
      <w:r w:rsidR="00E242BB">
        <w:rPr>
          <w:shd w:val="clear" w:color="auto" w:fill="FFFFFF"/>
          <w:lang w:val="es-ES_tradnl"/>
        </w:rPr>
        <w:t>mismo a</w:t>
      </w:r>
      <w:r w:rsidR="007B1A03">
        <w:rPr>
          <w:shd w:val="clear" w:color="auto" w:fill="FFFFFF"/>
          <w:lang w:val="es-ES_tradnl"/>
        </w:rPr>
        <w:t>ño,</w:t>
      </w:r>
      <w:r w:rsidRPr="00B87479">
        <w:rPr>
          <w:shd w:val="clear" w:color="auto" w:fill="FFFFFF"/>
          <w:lang w:val="es-ES_tradnl"/>
        </w:rPr>
        <w:t xml:space="preserve"> los usuarios </w:t>
      </w:r>
      <w:r w:rsidR="006F1951">
        <w:rPr>
          <w:shd w:val="clear" w:color="auto" w:fill="FFFFFF"/>
          <w:lang w:val="es-ES_tradnl"/>
        </w:rPr>
        <w:t>gastaron</w:t>
      </w:r>
      <w:r w:rsidRPr="00B87479">
        <w:rPr>
          <w:shd w:val="clear" w:color="auto" w:fill="FFFFFF"/>
          <w:lang w:val="es-ES_tradnl"/>
        </w:rPr>
        <w:t xml:space="preserve"> cerca de 120 mil millones de dólares en aplicaciones móviles y ese valor tiende a continuar creciendo a cada año, con una tasa de</w:t>
      </w:r>
      <w:ins w:id="129" w:author="Víctor Rivas" w:date="2021-01-27T10:45:00Z">
        <w:r w:rsidR="001326C2">
          <w:rPr>
            <w:shd w:val="clear" w:color="auto" w:fill="FFFFFF"/>
            <w:lang w:val="es-ES_tradnl"/>
          </w:rPr>
          <w:t>l</w:t>
        </w:r>
      </w:ins>
      <w:r w:rsidRPr="00B87479">
        <w:rPr>
          <w:shd w:val="clear" w:color="auto" w:fill="FFFFFF"/>
          <w:lang w:val="es-ES_tradnl"/>
        </w:rPr>
        <w:t xml:space="preserve"> 20%.</w:t>
      </w:r>
    </w:p>
    <w:p w14:paraId="1CD30767" w14:textId="102BC56C" w:rsidR="00376BF6" w:rsidRDefault="00B87479" w:rsidP="00B87479">
      <w:pPr>
        <w:pStyle w:val="cuerpo-tfg"/>
        <w:rPr>
          <w:shd w:val="clear" w:color="auto" w:fill="FFFFFF"/>
          <w:lang w:val="es-ES_tradnl"/>
        </w:rPr>
      </w:pPr>
      <w:r w:rsidRPr="00B87479">
        <w:rPr>
          <w:shd w:val="clear" w:color="auto" w:fill="FFFFFF"/>
          <w:lang w:val="es-ES_tradnl"/>
        </w:rPr>
        <w:t xml:space="preserve">Sabiendo esto, de todo el capital que </w:t>
      </w:r>
      <w:r w:rsidR="007B1A03">
        <w:rPr>
          <w:shd w:val="clear" w:color="auto" w:fill="FFFFFF"/>
          <w:lang w:val="es-ES_tradnl"/>
        </w:rPr>
        <w:t>los móviles</w:t>
      </w:r>
      <w:r w:rsidRPr="00B87479">
        <w:rPr>
          <w:shd w:val="clear" w:color="auto" w:fill="FFFFFF"/>
          <w:lang w:val="es-ES_tradnl"/>
        </w:rPr>
        <w:t xml:space="preserve"> están generando en los últimos años y que la tendencia es el crecimiento al largo de los años, </w:t>
      </w:r>
      <w:r w:rsidR="004F3359">
        <w:rPr>
          <w:shd w:val="clear" w:color="auto" w:fill="FFFFFF"/>
          <w:lang w:val="es-ES_tradnl"/>
        </w:rPr>
        <w:t>la</w:t>
      </w:r>
      <w:r w:rsidRPr="00B87479">
        <w:rPr>
          <w:shd w:val="clear" w:color="auto" w:fill="FFFFFF"/>
          <w:lang w:val="es-ES_tradnl"/>
        </w:rPr>
        <w:t xml:space="preserve"> empresa </w:t>
      </w:r>
      <w:r w:rsidR="004F3359">
        <w:rPr>
          <w:shd w:val="clear" w:color="auto" w:fill="FFFFFF"/>
          <w:lang w:val="es-ES_tradnl"/>
        </w:rPr>
        <w:t>que no tiene</w:t>
      </w:r>
      <w:r w:rsidRPr="00B87479">
        <w:rPr>
          <w:shd w:val="clear" w:color="auto" w:fill="FFFFFF"/>
          <w:lang w:val="es-ES_tradnl"/>
        </w:rPr>
        <w:t xml:space="preserve"> su negocio disponible online</w:t>
      </w:r>
      <w:ins w:id="130" w:author="Víctor Rivas" w:date="2021-01-27T10:45:00Z">
        <w:r w:rsidR="001326C2">
          <w:rPr>
            <w:shd w:val="clear" w:color="auto" w:fill="FFFFFF"/>
            <w:lang w:val="es-ES_tradnl"/>
          </w:rPr>
          <w:t>,</w:t>
        </w:r>
      </w:ins>
      <w:del w:id="131" w:author="Víctor Rivas" w:date="2021-01-27T10:45:00Z">
        <w:r w:rsidR="004F3359" w:rsidDel="001326C2">
          <w:rPr>
            <w:shd w:val="clear" w:color="auto" w:fill="FFFFFF"/>
            <w:lang w:val="es-ES_tradnl"/>
          </w:rPr>
          <w:delText>;</w:delText>
        </w:r>
      </w:del>
      <w:r w:rsidRPr="00B87479">
        <w:rPr>
          <w:shd w:val="clear" w:color="auto" w:fill="FFFFFF"/>
          <w:lang w:val="es-ES_tradnl"/>
        </w:rPr>
        <w:t xml:space="preserve"> </w:t>
      </w:r>
      <w:r w:rsidR="004F3359">
        <w:rPr>
          <w:shd w:val="clear" w:color="auto" w:fill="FFFFFF"/>
          <w:lang w:val="es-ES_tradnl"/>
        </w:rPr>
        <w:t>s</w:t>
      </w:r>
      <w:r w:rsidRPr="00B87479">
        <w:rPr>
          <w:shd w:val="clear" w:color="auto" w:fill="FFFFFF"/>
          <w:lang w:val="es-ES_tradnl"/>
        </w:rPr>
        <w:t>ea por medio de aplicaciones, sea por medio de sitios web</w:t>
      </w:r>
      <w:ins w:id="132" w:author="Víctor Rivas" w:date="2021-01-27T10:45:00Z">
        <w:r w:rsidR="001326C2">
          <w:rPr>
            <w:shd w:val="clear" w:color="auto" w:fill="FFFFFF"/>
            <w:lang w:val="es-ES_tradnl"/>
          </w:rPr>
          <w:t>,</w:t>
        </w:r>
      </w:ins>
      <w:r w:rsidR="004F3359">
        <w:rPr>
          <w:shd w:val="clear" w:color="auto" w:fill="FFFFFF"/>
          <w:lang w:val="es-ES_tradnl"/>
        </w:rPr>
        <w:t xml:space="preserve"> </w:t>
      </w:r>
      <w:r w:rsidR="00AB5EBD">
        <w:rPr>
          <w:shd w:val="clear" w:color="auto" w:fill="FFFFFF"/>
          <w:lang w:val="es-ES_tradnl"/>
        </w:rPr>
        <w:t>está</w:t>
      </w:r>
      <w:r w:rsidR="004F3359">
        <w:rPr>
          <w:shd w:val="clear" w:color="auto" w:fill="FFFFFF"/>
          <w:lang w:val="es-ES_tradnl"/>
        </w:rPr>
        <w:t xml:space="preserve"> perdiendo dinero y probablemente clientes.</w:t>
      </w:r>
    </w:p>
    <w:p w14:paraId="516B2781" w14:textId="79736122" w:rsidR="00392753" w:rsidRPr="00392753" w:rsidRDefault="00376BF6" w:rsidP="00392753">
      <w:pPr>
        <w:pStyle w:val="Ttulo2"/>
        <w:numPr>
          <w:ilvl w:val="1"/>
          <w:numId w:val="5"/>
        </w:numPr>
        <w:rPr>
          <w:lang w:val="es-ES_tradnl"/>
        </w:rPr>
      </w:pPr>
      <w:bookmarkStart w:id="133" w:name="_Toc62568363"/>
      <w:r>
        <w:rPr>
          <w:shd w:val="clear" w:color="auto" w:fill="FFFFFF"/>
          <w:lang w:val="es-ES_tradnl"/>
        </w:rPr>
        <w:t>El mercado de desarrollo de software móvil</w:t>
      </w:r>
      <w:r w:rsidR="002C58DD">
        <w:rPr>
          <w:shd w:val="clear" w:color="auto" w:fill="FFFFFF"/>
          <w:lang w:val="es-ES_tradnl"/>
        </w:rPr>
        <w:t xml:space="preserve"> nativo</w:t>
      </w:r>
      <w:bookmarkEnd w:id="133"/>
    </w:p>
    <w:p w14:paraId="35BABE33" w14:textId="43659653" w:rsidR="00392753" w:rsidRDefault="00392753" w:rsidP="00392753">
      <w:pPr>
        <w:pStyle w:val="cuerpo-tfg"/>
        <w:rPr>
          <w:shd w:val="clear" w:color="auto" w:fill="FFFFFF"/>
          <w:lang w:val="es-ES_tradnl"/>
        </w:rPr>
      </w:pPr>
      <w:r>
        <w:rPr>
          <w:shd w:val="clear" w:color="auto" w:fill="FFFFFF"/>
          <w:lang w:val="es-ES_tradnl"/>
        </w:rPr>
        <w:t>Hasta el surgimiento de Android y iOS el mercado de desarrollo de software móvil</w:t>
      </w:r>
      <w:r w:rsidR="002C58DD">
        <w:rPr>
          <w:shd w:val="clear" w:color="auto" w:fill="FFFFFF"/>
          <w:lang w:val="es-ES_tradnl"/>
        </w:rPr>
        <w:t xml:space="preserve">, en general, </w:t>
      </w:r>
      <w:r>
        <w:rPr>
          <w:shd w:val="clear" w:color="auto" w:fill="FFFFFF"/>
          <w:lang w:val="es-ES_tradnl"/>
        </w:rPr>
        <w:t>era pequeño y tímido</w:t>
      </w:r>
      <w:r w:rsidR="00C230A2">
        <w:rPr>
          <w:shd w:val="clear" w:color="auto" w:fill="FFFFFF"/>
          <w:lang w:val="es-ES_tradnl"/>
        </w:rPr>
        <w:t xml:space="preserve">, ya que </w:t>
      </w:r>
      <w:r>
        <w:rPr>
          <w:shd w:val="clear" w:color="auto" w:fill="FFFFFF"/>
          <w:lang w:val="es-ES_tradnl"/>
        </w:rPr>
        <w:t>los móviles, hasta entonces, no podrían hacer grandes cosas, eran limitados a hacer llamadas, mensajes de texto, juegos y otras cosas más, pero con mucha limitación</w:t>
      </w:r>
      <w:r w:rsidR="004F3359">
        <w:rPr>
          <w:shd w:val="clear" w:color="auto" w:fill="FFFFFF"/>
          <w:lang w:val="es-ES_tradnl"/>
        </w:rPr>
        <w:t xml:space="preserve"> si comparados a hoy</w:t>
      </w:r>
      <w:r>
        <w:rPr>
          <w:shd w:val="clear" w:color="auto" w:fill="FFFFFF"/>
          <w:lang w:val="es-ES_tradnl"/>
        </w:rPr>
        <w:t>.</w:t>
      </w:r>
    </w:p>
    <w:p w14:paraId="690A85E0" w14:textId="591A667D" w:rsidR="006148CA" w:rsidRDefault="00C230A2" w:rsidP="00C230A2">
      <w:pPr>
        <w:pStyle w:val="cuerpo-tfg"/>
        <w:rPr>
          <w:lang w:val="es-ES_tradnl"/>
        </w:rPr>
      </w:pPr>
      <w:r>
        <w:rPr>
          <w:shd w:val="clear" w:color="auto" w:fill="FFFFFF"/>
          <w:lang w:val="es-ES_tradnl"/>
        </w:rPr>
        <w:t>C</w:t>
      </w:r>
      <w:r w:rsidR="00392753">
        <w:rPr>
          <w:shd w:val="clear" w:color="auto" w:fill="FFFFFF"/>
          <w:lang w:val="es-ES_tradnl"/>
        </w:rPr>
        <w:t xml:space="preserve">on el surgimiento de iOS y Android y debido a rápida evolución de los </w:t>
      </w:r>
      <w:r w:rsidR="00392753" w:rsidRPr="007B1A03">
        <w:rPr>
          <w:shd w:val="clear" w:color="auto" w:fill="FFFFFF"/>
          <w:lang w:val="es-ES_tradnl"/>
        </w:rPr>
        <w:t>smartphones</w:t>
      </w:r>
      <w:r w:rsidR="00392753">
        <w:rPr>
          <w:shd w:val="clear" w:color="auto" w:fill="FFFFFF"/>
          <w:lang w:val="es-ES_tradnl"/>
        </w:rPr>
        <w:t>, al gran valor agregado que los mismo</w:t>
      </w:r>
      <w:r w:rsidR="00AD1B3B">
        <w:rPr>
          <w:shd w:val="clear" w:color="auto" w:fill="FFFFFF"/>
          <w:lang w:val="es-ES_tradnl"/>
        </w:rPr>
        <w:t>s</w:t>
      </w:r>
      <w:r w:rsidR="00392753">
        <w:rPr>
          <w:shd w:val="clear" w:color="auto" w:fill="FFFFFF"/>
          <w:lang w:val="es-ES_tradnl"/>
        </w:rPr>
        <w:t xml:space="preserve"> traen </w:t>
      </w:r>
      <w:r w:rsidR="00AD1B3B">
        <w:rPr>
          <w:shd w:val="clear" w:color="auto" w:fill="FFFFFF"/>
          <w:lang w:val="es-ES_tradnl"/>
        </w:rPr>
        <w:t xml:space="preserve">para </w:t>
      </w:r>
      <w:r w:rsidR="00392753">
        <w:rPr>
          <w:shd w:val="clear" w:color="auto" w:fill="FFFFFF"/>
          <w:lang w:val="es-ES_tradnl"/>
        </w:rPr>
        <w:t xml:space="preserve">los usuarios, </w:t>
      </w:r>
      <w:r w:rsidR="00AD1B3B">
        <w:rPr>
          <w:shd w:val="clear" w:color="auto" w:fill="FFFFFF"/>
          <w:lang w:val="es-ES_tradnl"/>
        </w:rPr>
        <w:t>todo e</w:t>
      </w:r>
      <w:r>
        <w:rPr>
          <w:shd w:val="clear" w:color="auto" w:fill="FFFFFF"/>
          <w:lang w:val="es-ES_tradnl"/>
        </w:rPr>
        <w:t>ste</w:t>
      </w:r>
      <w:r w:rsidR="00AD1B3B">
        <w:rPr>
          <w:shd w:val="clear" w:color="auto" w:fill="FFFFFF"/>
          <w:lang w:val="es-ES_tradnl"/>
        </w:rPr>
        <w:t xml:space="preserve"> mercado cambió. Ahora con eses sistemas operativos, con la popularización accesible de internet y de los móviles</w:t>
      </w:r>
      <w:r w:rsidR="004F3359">
        <w:rPr>
          <w:shd w:val="clear" w:color="auto" w:fill="FFFFFF"/>
          <w:lang w:val="es-ES_tradnl"/>
        </w:rPr>
        <w:t xml:space="preserve"> n</w:t>
      </w:r>
      <w:r w:rsidR="00AD1B3B">
        <w:rPr>
          <w:shd w:val="clear" w:color="auto" w:fill="FFFFFF"/>
          <w:lang w:val="es-ES_tradnl"/>
        </w:rPr>
        <w:t xml:space="preserve">o hay </w:t>
      </w:r>
      <w:r>
        <w:rPr>
          <w:shd w:val="clear" w:color="auto" w:fill="FFFFFF"/>
          <w:lang w:val="es-ES_tradnl"/>
        </w:rPr>
        <w:t>justificación</w:t>
      </w:r>
      <w:r w:rsidR="00AD1B3B">
        <w:rPr>
          <w:shd w:val="clear" w:color="auto" w:fill="FFFFFF"/>
          <w:lang w:val="es-ES_tradnl"/>
        </w:rPr>
        <w:t xml:space="preserve"> para las empresas </w:t>
      </w:r>
      <w:r w:rsidR="004F3359">
        <w:rPr>
          <w:shd w:val="clear" w:color="auto" w:fill="FFFFFF"/>
          <w:lang w:val="es-ES_tradnl"/>
        </w:rPr>
        <w:t xml:space="preserve">no </w:t>
      </w:r>
      <w:r w:rsidR="00AD1B3B">
        <w:rPr>
          <w:shd w:val="clear" w:color="auto" w:fill="FFFFFF"/>
          <w:lang w:val="es-ES_tradnl"/>
        </w:rPr>
        <w:t xml:space="preserve">desarrollaren sus proprias aplicaciones y ponerlas a disposición </w:t>
      </w:r>
      <w:r>
        <w:rPr>
          <w:shd w:val="clear" w:color="auto" w:fill="FFFFFF"/>
          <w:lang w:val="es-ES_tradnl"/>
        </w:rPr>
        <w:t>del cliente</w:t>
      </w:r>
      <w:r w:rsidR="006148CA">
        <w:rPr>
          <w:shd w:val="clear" w:color="auto" w:fill="FFFFFF"/>
          <w:lang w:val="es-ES_tradnl"/>
        </w:rPr>
        <w:t>.</w:t>
      </w:r>
      <w:r>
        <w:rPr>
          <w:lang w:val="es-ES_tradnl"/>
        </w:rPr>
        <w:t xml:space="preserve"> L</w:t>
      </w:r>
      <w:r w:rsidR="004F3359">
        <w:rPr>
          <w:lang w:val="es-ES_tradnl"/>
        </w:rPr>
        <w:t>as empresas podrían elegir lanzar sus aplicaciones en una plataforma o en todas</w:t>
      </w:r>
      <w:r>
        <w:rPr>
          <w:lang w:val="es-ES_tradnl"/>
        </w:rPr>
        <w:t xml:space="preserve"> y las</w:t>
      </w:r>
      <w:r w:rsidR="004F3359">
        <w:rPr>
          <w:lang w:val="es-ES_tradnl"/>
        </w:rPr>
        <w:t xml:space="preserve"> </w:t>
      </w:r>
      <w:r w:rsidR="004F3359">
        <w:rPr>
          <w:lang w:val="es-ES_tradnl"/>
        </w:rPr>
        <w:lastRenderedPageBreak/>
        <w:t xml:space="preserve">que querían lanzar en </w:t>
      </w:r>
      <w:r w:rsidR="009E3CB2">
        <w:rPr>
          <w:lang w:val="es-ES_tradnl"/>
        </w:rPr>
        <w:t xml:space="preserve">varias plataformas (sea cualquiera el motivo) </w:t>
      </w:r>
      <w:r>
        <w:rPr>
          <w:lang w:val="es-ES_tradnl"/>
        </w:rPr>
        <w:t>tendrían</w:t>
      </w:r>
      <w:r w:rsidR="006148CA">
        <w:rPr>
          <w:lang w:val="es-ES_tradnl"/>
        </w:rPr>
        <w:t xml:space="preserve"> que desarrollar la aplicación </w:t>
      </w:r>
      <w:r w:rsidR="009E3CB2">
        <w:rPr>
          <w:lang w:val="es-ES_tradnl"/>
        </w:rPr>
        <w:t>muchas</w:t>
      </w:r>
      <w:r w:rsidR="006148CA">
        <w:rPr>
          <w:lang w:val="es-ES_tradnl"/>
        </w:rPr>
        <w:t xml:space="preserve"> veces, una para </w:t>
      </w:r>
      <w:r w:rsidR="009E3CB2">
        <w:rPr>
          <w:lang w:val="es-ES_tradnl"/>
        </w:rPr>
        <w:t>cada plataforma</w:t>
      </w:r>
      <w:r w:rsidR="006148CA">
        <w:rPr>
          <w:lang w:val="es-ES_tradnl"/>
        </w:rPr>
        <w:t>.</w:t>
      </w:r>
      <w:r w:rsidR="00963B4E">
        <w:rPr>
          <w:lang w:val="es-ES_tradnl"/>
        </w:rPr>
        <w:t xml:space="preserve"> Pero mirando la diferencia entre las plataformas</w:t>
      </w:r>
      <w:r w:rsidR="007B1A03">
        <w:rPr>
          <w:lang w:val="es-ES_tradnl"/>
        </w:rPr>
        <w:t xml:space="preserve"> y</w:t>
      </w:r>
      <w:r w:rsidR="00963B4E">
        <w:rPr>
          <w:lang w:val="es-ES_tradnl"/>
        </w:rPr>
        <w:t xml:space="preserve"> los sistemas operativos, eso no era </w:t>
      </w:r>
      <w:r w:rsidR="008A67EA">
        <w:rPr>
          <w:lang w:val="es-ES_tradnl"/>
        </w:rPr>
        <w:t>común</w:t>
      </w:r>
      <w:r w:rsidR="00963B4E">
        <w:rPr>
          <w:lang w:val="es-ES_tradnl"/>
        </w:rPr>
        <w:t>.</w:t>
      </w:r>
    </w:p>
    <w:p w14:paraId="3D678F6E" w14:textId="4CD66CFC" w:rsidR="00963B4E" w:rsidRDefault="009E3CB2" w:rsidP="006148CA">
      <w:pPr>
        <w:pStyle w:val="cuerpo-tfg"/>
        <w:rPr>
          <w:lang w:val="es-ES_tradnl"/>
        </w:rPr>
      </w:pPr>
      <w:r>
        <w:rPr>
          <w:lang w:val="es-ES_tradnl"/>
        </w:rPr>
        <w:t>Enfocando más en las plataformas que dominan el mercado y d</w:t>
      </w:r>
      <w:r w:rsidR="00963B4E">
        <w:rPr>
          <w:lang w:val="es-ES_tradnl"/>
        </w:rPr>
        <w:t>ado la diferencia entre Android</w:t>
      </w:r>
      <w:r w:rsidR="002C58DD">
        <w:rPr>
          <w:lang w:val="es-ES_tradnl"/>
        </w:rPr>
        <w:t>,</w:t>
      </w:r>
      <w:r w:rsidR="00963B4E">
        <w:rPr>
          <w:lang w:val="es-ES_tradnl"/>
        </w:rPr>
        <w:t xml:space="preserve"> </w:t>
      </w:r>
      <w:r w:rsidR="007B1A03">
        <w:rPr>
          <w:lang w:val="es-ES_tradnl"/>
        </w:rPr>
        <w:t xml:space="preserve">utilizaba inicialmente para </w:t>
      </w:r>
      <w:r w:rsidR="00963B4E">
        <w:rPr>
          <w:lang w:val="es-ES_tradnl"/>
        </w:rPr>
        <w:t>desarroll</w:t>
      </w:r>
      <w:r w:rsidR="007B1A03">
        <w:rPr>
          <w:lang w:val="es-ES_tradnl"/>
        </w:rPr>
        <w:t>o</w:t>
      </w:r>
      <w:r w:rsidR="00963B4E">
        <w:rPr>
          <w:lang w:val="es-ES_tradnl"/>
        </w:rPr>
        <w:t xml:space="preserve"> el lenguaje de programación J</w:t>
      </w:r>
      <w:r w:rsidR="007B1A03">
        <w:rPr>
          <w:lang w:val="es-ES_tradnl"/>
        </w:rPr>
        <w:t xml:space="preserve">ava </w:t>
      </w:r>
      <w:r w:rsidR="00963B4E">
        <w:rPr>
          <w:lang w:val="es-ES_tradnl"/>
        </w:rPr>
        <w:t xml:space="preserve">y iOS </w:t>
      </w:r>
      <w:r w:rsidR="007B1A03">
        <w:rPr>
          <w:lang w:val="es-ES_tradnl"/>
        </w:rPr>
        <w:t>inicialmente utilizando</w:t>
      </w:r>
      <w:r w:rsidR="00963B4E">
        <w:rPr>
          <w:lang w:val="es-ES_tradnl"/>
        </w:rPr>
        <w:t xml:space="preserve"> Objective-C, muchas empresas y desarrolladores optaban por lanzar sus aplicaciones solo en una plataforma, generalmente donde tenían la mayor parte de sus clientes. Entonces casos de aplicativos como Instagram, que fue lanzado primeramente en la plataforma iOS y solo dos años después lanza</w:t>
      </w:r>
      <w:r>
        <w:rPr>
          <w:lang w:val="es-ES_tradnl"/>
        </w:rPr>
        <w:t>da</w:t>
      </w:r>
      <w:r w:rsidR="00963B4E">
        <w:rPr>
          <w:lang w:val="es-ES_tradnl"/>
        </w:rPr>
        <w:t xml:space="preserve"> en Android, era muy común.</w:t>
      </w:r>
    </w:p>
    <w:p w14:paraId="15331D6F" w14:textId="04A8EF77" w:rsidR="00963B4E" w:rsidRDefault="00963B4E" w:rsidP="006148CA">
      <w:pPr>
        <w:pStyle w:val="cuerpo-tfg"/>
        <w:rPr>
          <w:lang w:val="es-ES_tradnl"/>
        </w:rPr>
      </w:pPr>
      <w:r>
        <w:rPr>
          <w:lang w:val="es-ES_tradnl"/>
        </w:rPr>
        <w:t>Desde entonces el mercado de desarrollo</w:t>
      </w:r>
      <w:r w:rsidR="007B1A03">
        <w:rPr>
          <w:lang w:val="es-ES_tradnl"/>
        </w:rPr>
        <w:t xml:space="preserve"> </w:t>
      </w:r>
      <w:r>
        <w:rPr>
          <w:lang w:val="es-ES_tradnl"/>
        </w:rPr>
        <w:t>móvil ha pasado por grandes evoluciones, expansiones e inversiones</w:t>
      </w:r>
      <w:r w:rsidR="009E3CB2">
        <w:rPr>
          <w:lang w:val="es-ES_tradnl"/>
        </w:rPr>
        <w:t xml:space="preserve"> </w:t>
      </w:r>
      <w:r w:rsidR="00FC543A">
        <w:rPr>
          <w:lang w:val="es-ES_tradnl"/>
        </w:rPr>
        <w:t>[8]</w:t>
      </w:r>
      <w:r>
        <w:rPr>
          <w:lang w:val="es-ES_tradnl"/>
        </w:rPr>
        <w:t>.</w:t>
      </w:r>
      <w:r w:rsidR="00A31C60">
        <w:rPr>
          <w:lang w:val="es-ES_tradnl"/>
        </w:rPr>
        <w:t xml:space="preserve"> Es difícil encontrar una aplicación que no esté disponible en la mayoría de las plataformas y eso no quiere decir que el desarrollo </w:t>
      </w:r>
      <w:r w:rsidR="002C58DD">
        <w:rPr>
          <w:lang w:val="es-ES_tradnl"/>
        </w:rPr>
        <w:t>nativo</w:t>
      </w:r>
      <w:r w:rsidR="009E3CB2">
        <w:rPr>
          <w:lang w:val="es-ES_tradnl"/>
        </w:rPr>
        <w:t xml:space="preserve"> </w:t>
      </w:r>
      <w:r w:rsidR="00AB5EBD">
        <w:rPr>
          <w:lang w:val="es-ES_tradnl"/>
        </w:rPr>
        <w:t xml:space="preserve">individual </w:t>
      </w:r>
      <w:r w:rsidR="009E3CB2">
        <w:rPr>
          <w:lang w:val="es-ES_tradnl"/>
        </w:rPr>
        <w:t>para</w:t>
      </w:r>
      <w:r w:rsidR="00A31C60">
        <w:rPr>
          <w:lang w:val="es-ES_tradnl"/>
        </w:rPr>
        <w:t xml:space="preserve"> </w:t>
      </w:r>
      <w:r w:rsidR="009E3CB2">
        <w:rPr>
          <w:lang w:val="es-ES_tradnl"/>
        </w:rPr>
        <w:t>cada plataforma</w:t>
      </w:r>
      <w:r w:rsidR="00A31C60">
        <w:rPr>
          <w:lang w:val="es-ES_tradnl"/>
        </w:rPr>
        <w:t xml:space="preserve"> ha acabado. La verdad es que las herramientas para el desarrollo</w:t>
      </w:r>
      <w:r w:rsidR="002C58DD">
        <w:rPr>
          <w:lang w:val="es-ES_tradnl"/>
        </w:rPr>
        <w:t xml:space="preserve"> nativo</w:t>
      </w:r>
      <w:r w:rsidR="00A31C60">
        <w:rPr>
          <w:lang w:val="es-ES_tradnl"/>
        </w:rPr>
        <w:t xml:space="preserve"> de aplicaciones</w:t>
      </w:r>
      <w:r w:rsidR="007B1A03">
        <w:rPr>
          <w:lang w:val="es-ES_tradnl"/>
        </w:rPr>
        <w:t>, o más conocidos como SDK’s,</w:t>
      </w:r>
      <w:r w:rsidR="00A31C60">
        <w:rPr>
          <w:lang w:val="es-ES_tradnl"/>
        </w:rPr>
        <w:t xml:space="preserve"> puestas a disposición por sus </w:t>
      </w:r>
      <w:r w:rsidR="00C230A2">
        <w:rPr>
          <w:lang w:val="es-ES_tradnl"/>
        </w:rPr>
        <w:t>creadores</w:t>
      </w:r>
      <w:r w:rsidR="00A31C60">
        <w:rPr>
          <w:lang w:val="es-ES_tradnl"/>
        </w:rPr>
        <w:t xml:space="preserve"> </w:t>
      </w:r>
      <w:r w:rsidR="00A16B89">
        <w:rPr>
          <w:lang w:val="es-ES_tradnl"/>
        </w:rPr>
        <w:t>han mejorado</w:t>
      </w:r>
      <w:r w:rsidR="00A31C60">
        <w:rPr>
          <w:lang w:val="es-ES_tradnl"/>
        </w:rPr>
        <w:t xml:space="preserve"> mucho, posibilitando escribir una aplicación </w:t>
      </w:r>
      <w:r w:rsidR="00A16B89">
        <w:rPr>
          <w:lang w:val="es-ES_tradnl"/>
        </w:rPr>
        <w:t xml:space="preserve">nativamente </w:t>
      </w:r>
      <w:r w:rsidR="00A31C60">
        <w:rPr>
          <w:lang w:val="es-ES_tradnl"/>
        </w:rPr>
        <w:t>sin tener mucho esfuerzo como antes.</w:t>
      </w:r>
    </w:p>
    <w:p w14:paraId="30F8ADF7" w14:textId="6800F963" w:rsidR="008A67EA" w:rsidRDefault="008A67EA" w:rsidP="006148CA">
      <w:pPr>
        <w:pStyle w:val="cuerpo-tfg"/>
        <w:rPr>
          <w:lang w:val="es-ES_tradnl"/>
        </w:rPr>
      </w:pPr>
      <w:r>
        <w:rPr>
          <w:lang w:val="es-ES_tradnl"/>
        </w:rPr>
        <w:t>A parte del mejoramiento de los SDK’s</w:t>
      </w:r>
      <w:r w:rsidR="002C58DD">
        <w:rPr>
          <w:lang w:val="es-ES_tradnl"/>
        </w:rPr>
        <w:t xml:space="preserve"> nativos</w:t>
      </w:r>
      <w:r>
        <w:rPr>
          <w:lang w:val="es-ES_tradnl"/>
        </w:rPr>
        <w:t xml:space="preserve">, </w:t>
      </w:r>
      <w:r w:rsidR="00C230A2">
        <w:rPr>
          <w:lang w:val="es-ES_tradnl"/>
        </w:rPr>
        <w:t>hubo</w:t>
      </w:r>
      <w:r>
        <w:rPr>
          <w:lang w:val="es-ES_tradnl"/>
        </w:rPr>
        <w:t xml:space="preserve"> también un gran aumento de técnicas y herramientas de desarrollo </w:t>
      </w:r>
      <w:r w:rsidR="002C58DD">
        <w:rPr>
          <w:lang w:val="es-ES_tradnl"/>
        </w:rPr>
        <w:t xml:space="preserve">no nativos </w:t>
      </w:r>
      <w:r>
        <w:rPr>
          <w:lang w:val="es-ES_tradnl"/>
        </w:rPr>
        <w:t>de multiplataforma</w:t>
      </w:r>
      <w:r w:rsidR="00A16B89">
        <w:rPr>
          <w:lang w:val="es-ES_tradnl"/>
        </w:rPr>
        <w:t>s</w:t>
      </w:r>
      <w:r>
        <w:rPr>
          <w:lang w:val="es-ES_tradnl"/>
        </w:rPr>
        <w:t xml:space="preserve"> que </w:t>
      </w:r>
      <w:r w:rsidR="008117CB">
        <w:rPr>
          <w:lang w:val="es-ES_tradnl"/>
        </w:rPr>
        <w:t>permit</w:t>
      </w:r>
      <w:r w:rsidR="00A16B89">
        <w:rPr>
          <w:lang w:val="es-ES_tradnl"/>
        </w:rPr>
        <w:t>en</w:t>
      </w:r>
      <w:r>
        <w:rPr>
          <w:lang w:val="es-ES_tradnl"/>
        </w:rPr>
        <w:t xml:space="preserve"> escribir una aplicación una vez y usarla casi que da la misma forma en todas las plataformas, lo que </w:t>
      </w:r>
      <w:r w:rsidR="008117CB">
        <w:rPr>
          <w:lang w:val="es-ES_tradnl"/>
        </w:rPr>
        <w:t>ha posibilitado</w:t>
      </w:r>
      <w:r>
        <w:rPr>
          <w:lang w:val="es-ES_tradnl"/>
        </w:rPr>
        <w:t xml:space="preserve"> entonces desarrollos </w:t>
      </w:r>
      <w:r w:rsidR="005C672E">
        <w:rPr>
          <w:lang w:val="es-ES_tradnl"/>
        </w:rPr>
        <w:t>rápidos y concisos</w:t>
      </w:r>
      <w:r>
        <w:rPr>
          <w:lang w:val="es-ES_tradnl"/>
        </w:rPr>
        <w:t>.</w:t>
      </w:r>
    </w:p>
    <w:p w14:paraId="261E3A25" w14:textId="7EDCE05B" w:rsidR="001E0C9F" w:rsidRPr="008A67EA" w:rsidRDefault="00F0524E" w:rsidP="001E0C9F">
      <w:pPr>
        <w:pStyle w:val="Ttulo2"/>
        <w:numPr>
          <w:ilvl w:val="1"/>
          <w:numId w:val="5"/>
        </w:numPr>
        <w:rPr>
          <w:lang w:val="es-ES_tradnl"/>
        </w:rPr>
      </w:pPr>
      <w:bookmarkStart w:id="134" w:name="_Toc62568364"/>
      <w:r>
        <w:rPr>
          <w:lang w:val="es-ES_tradnl"/>
        </w:rPr>
        <w:t>Herramientas para desarrollo</w:t>
      </w:r>
      <w:r w:rsidR="001E0C9F">
        <w:rPr>
          <w:lang w:val="es-ES_tradnl"/>
        </w:rPr>
        <w:t xml:space="preserve"> </w:t>
      </w:r>
      <w:r>
        <w:rPr>
          <w:lang w:val="es-ES_tradnl"/>
        </w:rPr>
        <w:t>móvil</w:t>
      </w:r>
      <w:r w:rsidR="001E0C9F">
        <w:rPr>
          <w:lang w:val="es-ES_tradnl"/>
        </w:rPr>
        <w:t xml:space="preserve"> multiplataforma</w:t>
      </w:r>
      <w:bookmarkEnd w:id="134"/>
    </w:p>
    <w:p w14:paraId="3F6134EE" w14:textId="0DF48C07" w:rsidR="00F0524E" w:rsidRDefault="00F0524E" w:rsidP="00392753">
      <w:pPr>
        <w:pStyle w:val="cuerpo-tfg"/>
        <w:rPr>
          <w:shd w:val="clear" w:color="auto" w:fill="FFFFFF"/>
          <w:lang w:val="es-ES_tradnl"/>
        </w:rPr>
      </w:pPr>
      <w:r>
        <w:rPr>
          <w:shd w:val="clear" w:color="auto" w:fill="FFFFFF"/>
          <w:lang w:val="es-ES_tradnl"/>
        </w:rPr>
        <w:t>Con</w:t>
      </w:r>
      <w:r w:rsidR="009E3CB2">
        <w:rPr>
          <w:shd w:val="clear" w:color="auto" w:fill="FFFFFF"/>
          <w:lang w:val="es-ES_tradnl"/>
        </w:rPr>
        <w:t xml:space="preserve"> el crecimiento y </w:t>
      </w:r>
      <w:r w:rsidR="00A16B89">
        <w:rPr>
          <w:shd w:val="clear" w:color="auto" w:fill="FFFFFF"/>
          <w:lang w:val="es-ES_tradnl"/>
        </w:rPr>
        <w:t xml:space="preserve">la evolución </w:t>
      </w:r>
      <w:r w:rsidR="009E3CB2">
        <w:rPr>
          <w:shd w:val="clear" w:color="auto" w:fill="FFFFFF"/>
          <w:lang w:val="es-ES_tradnl"/>
        </w:rPr>
        <w:t xml:space="preserve">de herramientas que permitían desarrollar una aplicación una sola vez y usar esa misma única aplicación </w:t>
      </w:r>
      <w:r>
        <w:rPr>
          <w:shd w:val="clear" w:color="auto" w:fill="FFFFFF"/>
          <w:lang w:val="es-ES_tradnl"/>
        </w:rPr>
        <w:t>en todas o casi todas las plataformas</w:t>
      </w:r>
      <w:r w:rsidR="00A16B89">
        <w:rPr>
          <w:shd w:val="clear" w:color="auto" w:fill="FFFFFF"/>
          <w:lang w:val="es-ES_tradnl"/>
        </w:rPr>
        <w:t>;</w:t>
      </w:r>
      <w:r>
        <w:rPr>
          <w:shd w:val="clear" w:color="auto" w:fill="FFFFFF"/>
          <w:lang w:val="es-ES_tradnl"/>
        </w:rPr>
        <w:t xml:space="preserve"> muchas técnicas</w:t>
      </w:r>
      <w:r w:rsidR="00A16B89">
        <w:rPr>
          <w:shd w:val="clear" w:color="auto" w:fill="FFFFFF"/>
          <w:lang w:val="es-ES_tradnl"/>
        </w:rPr>
        <w:t>,</w:t>
      </w:r>
      <w:r>
        <w:rPr>
          <w:shd w:val="clear" w:color="auto" w:fill="FFFFFF"/>
          <w:lang w:val="es-ES_tradnl"/>
        </w:rPr>
        <w:t xml:space="preserve"> </w:t>
      </w:r>
      <w:r w:rsidRPr="00A16B89">
        <w:rPr>
          <w:shd w:val="clear" w:color="auto" w:fill="FFFFFF"/>
          <w:lang w:val="es-ES_tradnl"/>
        </w:rPr>
        <w:t>softwares</w:t>
      </w:r>
      <w:r>
        <w:rPr>
          <w:shd w:val="clear" w:color="auto" w:fill="FFFFFF"/>
          <w:lang w:val="es-ES_tradnl"/>
        </w:rPr>
        <w:t xml:space="preserve"> y </w:t>
      </w:r>
      <w:r w:rsidRPr="00F0524E">
        <w:rPr>
          <w:i/>
          <w:iCs/>
          <w:shd w:val="clear" w:color="auto" w:fill="FFFFFF"/>
          <w:lang w:val="es-ES_tradnl"/>
        </w:rPr>
        <w:t>frameworks</w:t>
      </w:r>
      <w:r>
        <w:rPr>
          <w:shd w:val="clear" w:color="auto" w:fill="FFFFFF"/>
          <w:lang w:val="es-ES_tradnl"/>
        </w:rPr>
        <w:t xml:space="preserve"> </w:t>
      </w:r>
      <w:r w:rsidR="00C230A2">
        <w:rPr>
          <w:shd w:val="clear" w:color="auto" w:fill="FFFFFF"/>
          <w:lang w:val="es-ES_tradnl"/>
        </w:rPr>
        <w:t>surgieron</w:t>
      </w:r>
      <w:r>
        <w:rPr>
          <w:shd w:val="clear" w:color="auto" w:fill="FFFFFF"/>
          <w:lang w:val="es-ES_tradnl"/>
        </w:rPr>
        <w:t xml:space="preserve"> con el propósito de facilitar la vida de los desarrolladores y de las empresas.</w:t>
      </w:r>
      <w:r w:rsidR="00C230A2">
        <w:rPr>
          <w:shd w:val="clear" w:color="auto" w:fill="FFFFFF"/>
          <w:lang w:val="es-ES_tradnl"/>
        </w:rPr>
        <w:t xml:space="preserve"> A continuación, </w:t>
      </w:r>
      <w:r w:rsidR="00A16B89">
        <w:rPr>
          <w:shd w:val="clear" w:color="auto" w:fill="FFFFFF"/>
          <w:lang w:val="es-ES_tradnl"/>
        </w:rPr>
        <w:t>s</w:t>
      </w:r>
      <w:r w:rsidR="00C230A2">
        <w:rPr>
          <w:shd w:val="clear" w:color="auto" w:fill="FFFFFF"/>
          <w:lang w:val="es-ES_tradnl"/>
        </w:rPr>
        <w:t>e relacionan algunas.</w:t>
      </w:r>
    </w:p>
    <w:p w14:paraId="29132BF2" w14:textId="6F261765" w:rsidR="00F0524E" w:rsidRDefault="00AE03FB" w:rsidP="00F0524E">
      <w:pPr>
        <w:pStyle w:val="Ttulo3"/>
        <w:numPr>
          <w:ilvl w:val="2"/>
          <w:numId w:val="5"/>
        </w:numPr>
        <w:rPr>
          <w:shd w:val="clear" w:color="auto" w:fill="FFFFFF"/>
          <w:lang w:val="es-ES_tradnl"/>
        </w:rPr>
      </w:pPr>
      <w:bookmarkStart w:id="135" w:name="_Toc62568365"/>
      <w:r>
        <w:rPr>
          <w:shd w:val="clear" w:color="auto" w:fill="FFFFFF"/>
          <w:lang w:val="es-ES_tradnl"/>
        </w:rPr>
        <w:lastRenderedPageBreak/>
        <w:t>Xamarin</w:t>
      </w:r>
      <w:bookmarkEnd w:id="135"/>
    </w:p>
    <w:p w14:paraId="24C6D8E1" w14:textId="4E8BFE2C" w:rsidR="002C58DD" w:rsidRDefault="00AE03FB" w:rsidP="002C58DD">
      <w:pPr>
        <w:pStyle w:val="cuerpo-tfg"/>
        <w:rPr>
          <w:shd w:val="clear" w:color="auto" w:fill="FFFFFF"/>
          <w:lang w:val="es-ES_tradnl"/>
        </w:rPr>
      </w:pPr>
      <w:r>
        <w:rPr>
          <w:shd w:val="clear" w:color="auto" w:fill="FFFFFF"/>
          <w:lang w:val="es-ES_tradnl"/>
        </w:rPr>
        <w:t>Xamarin</w:t>
      </w:r>
      <w:r w:rsidR="00F0524E">
        <w:rPr>
          <w:shd w:val="clear" w:color="auto" w:fill="FFFFFF"/>
          <w:lang w:val="es-ES_tradnl"/>
        </w:rPr>
        <w:t xml:space="preserve"> es un</w:t>
      </w:r>
      <w:r>
        <w:rPr>
          <w:shd w:val="clear" w:color="auto" w:fill="FFFFFF"/>
          <w:lang w:val="es-ES_tradnl"/>
        </w:rPr>
        <w:t>a plataforma de aplicación de código abierto</w:t>
      </w:r>
      <w:r w:rsidR="00CB72A0">
        <w:rPr>
          <w:shd w:val="clear" w:color="auto" w:fill="FFFFFF"/>
          <w:lang w:val="es-ES_tradnl"/>
        </w:rPr>
        <w:t xml:space="preserve"> y gratuita</w:t>
      </w:r>
      <w:r>
        <w:rPr>
          <w:shd w:val="clear" w:color="auto" w:fill="FFFFFF"/>
          <w:lang w:val="es-ES_tradnl"/>
        </w:rPr>
        <w:t xml:space="preserve"> d</w:t>
      </w:r>
      <w:r w:rsidR="00CB72A0">
        <w:rPr>
          <w:shd w:val="clear" w:color="auto" w:fill="FFFFFF"/>
          <w:lang w:val="es-ES_tradnl"/>
        </w:rPr>
        <w:t>e</w:t>
      </w:r>
      <w:r>
        <w:rPr>
          <w:shd w:val="clear" w:color="auto" w:fill="FFFFFF"/>
          <w:lang w:val="es-ES_tradnl"/>
        </w:rPr>
        <w:t xml:space="preserve"> Microsoft para la construcción de aplicaciones iOS y Android modernos y de alto desempeño usando </w:t>
      </w:r>
      <w:r w:rsidR="002C58DD">
        <w:rPr>
          <w:shd w:val="clear" w:color="auto" w:fill="FFFFFF"/>
          <w:lang w:val="es-ES_tradnl"/>
        </w:rPr>
        <w:t>los lenguajes</w:t>
      </w:r>
      <w:r>
        <w:rPr>
          <w:shd w:val="clear" w:color="auto" w:fill="FFFFFF"/>
          <w:lang w:val="es-ES_tradnl"/>
        </w:rPr>
        <w:t xml:space="preserve"> </w:t>
      </w:r>
      <w:r w:rsidR="00A16B89">
        <w:rPr>
          <w:shd w:val="clear" w:color="auto" w:fill="FFFFFF"/>
          <w:lang w:val="es-ES_tradnl"/>
        </w:rPr>
        <w:t xml:space="preserve">de programación </w:t>
      </w:r>
      <w:r>
        <w:rPr>
          <w:shd w:val="clear" w:color="auto" w:fill="FFFFFF"/>
          <w:lang w:val="es-ES_tradnl"/>
        </w:rPr>
        <w:t>C# y .NET.</w:t>
      </w:r>
      <w:r w:rsidR="006E5A69" w:rsidRPr="006E5A69">
        <w:rPr>
          <w:shd w:val="clear" w:color="auto" w:fill="FFFFFF"/>
          <w:lang w:val="es-ES_tradnl"/>
        </w:rPr>
        <w:t xml:space="preserve"> </w:t>
      </w:r>
      <w:r w:rsidR="006E5A69">
        <w:rPr>
          <w:shd w:val="clear" w:color="auto" w:fill="FFFFFF"/>
          <w:lang w:val="es-ES_tradnl"/>
        </w:rPr>
        <w:t>[9]</w:t>
      </w:r>
      <w:r w:rsidR="002C58DD">
        <w:rPr>
          <w:shd w:val="clear" w:color="auto" w:fill="FFFFFF"/>
          <w:lang w:val="es-ES_tradnl"/>
        </w:rPr>
        <w:t xml:space="preserve"> </w:t>
      </w:r>
    </w:p>
    <w:p w14:paraId="0BA39ACB" w14:textId="51E1F225" w:rsidR="00CB72A0" w:rsidRPr="00CB72A0" w:rsidRDefault="00CB72A0" w:rsidP="00CB72A0">
      <w:pPr>
        <w:pStyle w:val="Ttulo3"/>
        <w:numPr>
          <w:ilvl w:val="2"/>
          <w:numId w:val="5"/>
        </w:numPr>
      </w:pPr>
      <w:bookmarkStart w:id="136" w:name="_Toc62568366"/>
      <w:r>
        <w:rPr>
          <w:shd w:val="clear" w:color="auto" w:fill="FFFFFF"/>
          <w:lang w:val="es-ES_tradnl"/>
        </w:rPr>
        <w:t>PhoneGap</w:t>
      </w:r>
      <w:bookmarkEnd w:id="136"/>
    </w:p>
    <w:p w14:paraId="4F85049B" w14:textId="4BA59172" w:rsidR="00CB72A0" w:rsidRDefault="00CB72A0" w:rsidP="00CB72A0">
      <w:pPr>
        <w:pStyle w:val="cuerpo-tfg"/>
        <w:rPr>
          <w:shd w:val="clear" w:color="auto" w:fill="FFFFFF"/>
          <w:lang w:val="es-ES_tradnl"/>
        </w:rPr>
      </w:pPr>
      <w:r>
        <w:rPr>
          <w:shd w:val="clear" w:color="auto" w:fill="FFFFFF"/>
          <w:lang w:val="es-ES_tradnl"/>
        </w:rPr>
        <w:t xml:space="preserve">Desarrollado por </w:t>
      </w:r>
      <w:r w:rsidR="00C230A2">
        <w:rPr>
          <w:shd w:val="clear" w:color="auto" w:fill="FFFFFF"/>
          <w:lang w:val="es-ES_tradnl"/>
        </w:rPr>
        <w:t>el</w:t>
      </w:r>
      <w:r>
        <w:rPr>
          <w:shd w:val="clear" w:color="auto" w:fill="FFFFFF"/>
          <w:lang w:val="es-ES_tradnl"/>
        </w:rPr>
        <w:t xml:space="preserve"> </w:t>
      </w:r>
      <w:r w:rsidR="00C230A2">
        <w:rPr>
          <w:shd w:val="clear" w:color="auto" w:fill="FFFFFF"/>
          <w:lang w:val="es-ES_tradnl"/>
        </w:rPr>
        <w:t xml:space="preserve">equipo </w:t>
      </w:r>
      <w:r>
        <w:rPr>
          <w:shd w:val="clear" w:color="auto" w:fill="FFFFFF"/>
          <w:lang w:val="es-ES_tradnl"/>
        </w:rPr>
        <w:t xml:space="preserve">de Apache Cordova, PhoneGap es un </w:t>
      </w:r>
      <w:r w:rsidRPr="00A16B89">
        <w:rPr>
          <w:i/>
          <w:iCs/>
          <w:shd w:val="clear" w:color="auto" w:fill="FFFFFF"/>
          <w:lang w:val="es-ES_tradnl"/>
        </w:rPr>
        <w:t>framework</w:t>
      </w:r>
      <w:r>
        <w:rPr>
          <w:shd w:val="clear" w:color="auto" w:fill="FFFFFF"/>
          <w:lang w:val="es-ES_tradnl"/>
        </w:rPr>
        <w:t xml:space="preserve"> de código abierto que fue descontinuado. Utiliza lenguajes de programación usadas en </w:t>
      </w:r>
      <w:r w:rsidR="00A16B89">
        <w:rPr>
          <w:shd w:val="clear" w:color="auto" w:fill="FFFFFF"/>
          <w:lang w:val="es-ES_tradnl"/>
        </w:rPr>
        <w:t>el desarrollo web</w:t>
      </w:r>
      <w:r>
        <w:rPr>
          <w:shd w:val="clear" w:color="auto" w:fill="FFFFFF"/>
          <w:lang w:val="es-ES_tradnl"/>
        </w:rPr>
        <w:t xml:space="preserve"> (HTML, CSS y Javascript) para desarrollar aplicaciones </w:t>
      </w:r>
      <w:r w:rsidR="004A2ECF">
        <w:rPr>
          <w:shd w:val="clear" w:color="auto" w:fill="FFFFFF"/>
          <w:lang w:val="es-ES_tradnl"/>
        </w:rPr>
        <w:t>iOS, Android y otras</w:t>
      </w:r>
      <w:r>
        <w:rPr>
          <w:shd w:val="clear" w:color="auto" w:fill="FFFFFF"/>
          <w:lang w:val="es-ES_tradnl"/>
        </w:rPr>
        <w:t>.</w:t>
      </w:r>
      <w:r w:rsidR="006E5A69" w:rsidRPr="006E5A69">
        <w:rPr>
          <w:shd w:val="clear" w:color="auto" w:fill="FFFFFF"/>
          <w:lang w:val="es-ES_tradnl"/>
        </w:rPr>
        <w:t xml:space="preserve"> </w:t>
      </w:r>
      <w:r w:rsidR="006E5A69">
        <w:rPr>
          <w:shd w:val="clear" w:color="auto" w:fill="FFFFFF"/>
          <w:lang w:val="es-ES_tradnl"/>
        </w:rPr>
        <w:t>[10]</w:t>
      </w:r>
      <w:r>
        <w:rPr>
          <w:shd w:val="clear" w:color="auto" w:fill="FFFFFF"/>
          <w:lang w:val="es-ES_tradnl"/>
        </w:rPr>
        <w:t xml:space="preserve"> </w:t>
      </w:r>
    </w:p>
    <w:p w14:paraId="1704608A" w14:textId="2936430A" w:rsidR="00CB72A0" w:rsidRPr="002C58DD" w:rsidRDefault="00CB72A0" w:rsidP="00CB72A0">
      <w:pPr>
        <w:pStyle w:val="Ttulo3"/>
        <w:numPr>
          <w:ilvl w:val="2"/>
          <w:numId w:val="5"/>
        </w:numPr>
      </w:pPr>
      <w:bookmarkStart w:id="137" w:name="_Toc62568367"/>
      <w:r>
        <w:t>Titanium</w:t>
      </w:r>
      <w:bookmarkEnd w:id="137"/>
    </w:p>
    <w:p w14:paraId="582CA34F" w14:textId="403A2620" w:rsidR="00F0524E" w:rsidRDefault="001E0551" w:rsidP="00392753">
      <w:pPr>
        <w:pStyle w:val="cuerpo-tfg"/>
        <w:rPr>
          <w:shd w:val="clear" w:color="auto" w:fill="FFFFFF"/>
          <w:lang w:val="es-ES_tradnl"/>
        </w:rPr>
      </w:pPr>
      <w:r>
        <w:rPr>
          <w:shd w:val="clear" w:color="auto" w:fill="FFFFFF"/>
          <w:lang w:val="es-ES_tradnl"/>
        </w:rPr>
        <w:t xml:space="preserve"> </w:t>
      </w:r>
      <w:r w:rsidR="00CB72A0">
        <w:rPr>
          <w:shd w:val="clear" w:color="auto" w:fill="FFFFFF"/>
          <w:lang w:val="es-ES_tradnl"/>
        </w:rPr>
        <w:t xml:space="preserve">Es un ambiente de desarrollo que te permite crear </w:t>
      </w:r>
      <w:r w:rsidR="004A2ECF">
        <w:rPr>
          <w:shd w:val="clear" w:color="auto" w:fill="FFFFFF"/>
          <w:lang w:val="es-ES_tradnl"/>
        </w:rPr>
        <w:t>aplicaciones iOS, Android</w:t>
      </w:r>
      <w:r w:rsidR="00A16B89">
        <w:rPr>
          <w:shd w:val="clear" w:color="auto" w:fill="FFFFFF"/>
          <w:lang w:val="es-ES_tradnl"/>
        </w:rPr>
        <w:t>.</w:t>
      </w:r>
      <w:r w:rsidR="004A2ECF">
        <w:rPr>
          <w:shd w:val="clear" w:color="auto" w:fill="FFFFFF"/>
          <w:lang w:val="es-ES_tradnl"/>
        </w:rPr>
        <w:t xml:space="preserve"> </w:t>
      </w:r>
      <w:r w:rsidR="00A16B89">
        <w:rPr>
          <w:shd w:val="clear" w:color="auto" w:fill="FFFFFF"/>
          <w:lang w:val="es-ES_tradnl"/>
        </w:rPr>
        <w:t>M</w:t>
      </w:r>
      <w:r w:rsidR="004A2ECF">
        <w:rPr>
          <w:shd w:val="clear" w:color="auto" w:fill="FFFFFF"/>
          <w:lang w:val="es-ES_tradnl"/>
        </w:rPr>
        <w:t xml:space="preserve">antenida por la empresa </w:t>
      </w:r>
      <w:r w:rsidR="00A16B89">
        <w:rPr>
          <w:shd w:val="clear" w:color="auto" w:fill="FFFFFF"/>
          <w:lang w:val="es-ES_tradnl"/>
        </w:rPr>
        <w:t>AppCelerator, utiliza</w:t>
      </w:r>
      <w:r w:rsidR="004A2ECF">
        <w:rPr>
          <w:shd w:val="clear" w:color="auto" w:fill="FFFFFF"/>
          <w:lang w:val="es-ES_tradnl"/>
        </w:rPr>
        <w:t xml:space="preserve"> lenguajes de programación usadas en </w:t>
      </w:r>
      <w:r w:rsidR="00A16B89">
        <w:rPr>
          <w:shd w:val="clear" w:color="auto" w:fill="FFFFFF"/>
          <w:lang w:val="es-ES_tradnl"/>
        </w:rPr>
        <w:t xml:space="preserve">el desarrollo </w:t>
      </w:r>
      <w:r w:rsidR="004A2ECF">
        <w:rPr>
          <w:shd w:val="clear" w:color="auto" w:fill="FFFFFF"/>
          <w:lang w:val="es-ES_tradnl"/>
        </w:rPr>
        <w:t>web como PhoneGap</w:t>
      </w:r>
      <w:r w:rsidR="00A16B89">
        <w:rPr>
          <w:shd w:val="clear" w:color="auto" w:fill="FFFFFF"/>
          <w:lang w:val="es-ES_tradnl"/>
        </w:rPr>
        <w:t>,</w:t>
      </w:r>
      <w:r w:rsidR="004A2ECF">
        <w:rPr>
          <w:shd w:val="clear" w:color="auto" w:fill="FFFFFF"/>
          <w:lang w:val="es-ES_tradnl"/>
        </w:rPr>
        <w:t xml:space="preserve"> con una pequeña diferencia que Titanium añade una </w:t>
      </w:r>
      <w:r w:rsidR="00C230A2">
        <w:rPr>
          <w:shd w:val="clear" w:color="auto" w:fill="FFFFFF"/>
          <w:lang w:val="es-ES_tradnl"/>
        </w:rPr>
        <w:t>capa</w:t>
      </w:r>
      <w:r w:rsidR="004A2ECF">
        <w:rPr>
          <w:shd w:val="clear" w:color="auto" w:fill="FFFFFF"/>
          <w:lang w:val="es-ES_tradnl"/>
        </w:rPr>
        <w:t xml:space="preserve"> de abstracción a más.</w:t>
      </w:r>
      <w:r w:rsidR="006E5A69" w:rsidRPr="006E5A69">
        <w:rPr>
          <w:shd w:val="clear" w:color="auto" w:fill="FFFFFF"/>
          <w:lang w:val="es-ES_tradnl"/>
        </w:rPr>
        <w:t xml:space="preserve"> </w:t>
      </w:r>
      <w:r w:rsidR="006E5A69">
        <w:rPr>
          <w:shd w:val="clear" w:color="auto" w:fill="FFFFFF"/>
          <w:lang w:val="es-ES_tradnl"/>
        </w:rPr>
        <w:t>[11]</w:t>
      </w:r>
    </w:p>
    <w:p w14:paraId="5C040061" w14:textId="106B207C" w:rsidR="004A2ECF" w:rsidRDefault="004A2ECF" w:rsidP="004A2ECF">
      <w:pPr>
        <w:pStyle w:val="Ttulo3"/>
        <w:numPr>
          <w:ilvl w:val="2"/>
          <w:numId w:val="5"/>
        </w:numPr>
        <w:rPr>
          <w:shd w:val="clear" w:color="auto" w:fill="FFFFFF"/>
          <w:lang w:val="es-ES_tradnl"/>
        </w:rPr>
      </w:pPr>
      <w:bookmarkStart w:id="138" w:name="_Toc62568368"/>
      <w:r>
        <w:rPr>
          <w:shd w:val="clear" w:color="auto" w:fill="FFFFFF"/>
          <w:lang w:val="es-ES_tradnl"/>
        </w:rPr>
        <w:t>React Native</w:t>
      </w:r>
      <w:bookmarkEnd w:id="138"/>
    </w:p>
    <w:p w14:paraId="2A3CA1A4" w14:textId="6FECC9C7" w:rsidR="0072717A" w:rsidRDefault="004A2ECF" w:rsidP="0072717A">
      <w:pPr>
        <w:pStyle w:val="cuerpo-tfg"/>
        <w:rPr>
          <w:lang w:val="es-ES_tradnl"/>
        </w:rPr>
      </w:pPr>
      <w:r>
        <w:rPr>
          <w:lang w:val="es-ES_tradnl"/>
        </w:rPr>
        <w:t xml:space="preserve">React </w:t>
      </w:r>
      <w:r w:rsidR="00877E5A">
        <w:rPr>
          <w:lang w:val="es-ES_tradnl"/>
        </w:rPr>
        <w:t>n</w:t>
      </w:r>
      <w:r>
        <w:rPr>
          <w:lang w:val="es-ES_tradnl"/>
        </w:rPr>
        <w:t xml:space="preserve">ative es un </w:t>
      </w:r>
      <w:r w:rsidRPr="00A16B89">
        <w:rPr>
          <w:i/>
          <w:iCs/>
          <w:lang w:val="es-ES_tradnl"/>
        </w:rPr>
        <w:t>framework</w:t>
      </w:r>
      <w:r>
        <w:rPr>
          <w:lang w:val="es-ES_tradnl"/>
        </w:rPr>
        <w:t xml:space="preserve">, desarrollado por Facebook, para construcción de aplicaciones iOS y Android que utiliza el </w:t>
      </w:r>
      <w:r w:rsidRPr="00A16B89">
        <w:rPr>
          <w:i/>
          <w:iCs/>
          <w:lang w:val="es-ES_tradnl"/>
        </w:rPr>
        <w:t>framework</w:t>
      </w:r>
      <w:r>
        <w:rPr>
          <w:lang w:val="es-ES_tradnl"/>
        </w:rPr>
        <w:t xml:space="preserve"> React – herramienta creada también por Facebook para creación de interfaces web.</w:t>
      </w:r>
      <w:r w:rsidR="0072717A">
        <w:rPr>
          <w:lang w:val="es-ES_tradnl"/>
        </w:rPr>
        <w:t xml:space="preserve"> React native es gratuito y tiene el código abierto. Actualmente es una de las herramientas</w:t>
      </w:r>
      <w:r w:rsidR="00AB5EBD">
        <w:rPr>
          <w:lang w:val="es-ES_tradnl"/>
        </w:rPr>
        <w:t xml:space="preserve"> más</w:t>
      </w:r>
      <w:r w:rsidR="0072717A">
        <w:rPr>
          <w:lang w:val="es-ES_tradnl"/>
        </w:rPr>
        <w:t xml:space="preserve"> utilizadas</w:t>
      </w:r>
      <w:r w:rsidR="00877E5A">
        <w:rPr>
          <w:lang w:val="es-ES_tradnl"/>
        </w:rPr>
        <w:t xml:space="preserve"> para el desarrollo multiplataforma</w:t>
      </w:r>
      <w:r w:rsidR="0072717A">
        <w:rPr>
          <w:lang w:val="es-ES_tradnl"/>
        </w:rPr>
        <w:t>.</w:t>
      </w:r>
      <w:r w:rsidR="006E5A69">
        <w:rPr>
          <w:lang w:val="es-ES_tradnl"/>
        </w:rPr>
        <w:t xml:space="preserve"> [12]</w:t>
      </w:r>
    </w:p>
    <w:p w14:paraId="7F7D34F0" w14:textId="113A8CCA" w:rsidR="0072717A" w:rsidRDefault="00AB5EBD" w:rsidP="0072717A">
      <w:pPr>
        <w:pStyle w:val="Ttulo2"/>
        <w:numPr>
          <w:ilvl w:val="1"/>
          <w:numId w:val="5"/>
        </w:numPr>
        <w:rPr>
          <w:lang w:val="es-ES_tradnl"/>
        </w:rPr>
      </w:pPr>
      <w:bookmarkStart w:id="139" w:name="_Toc62568369"/>
      <w:r>
        <w:rPr>
          <w:lang w:val="es-ES_tradnl"/>
        </w:rPr>
        <w:t>H</w:t>
      </w:r>
      <w:r w:rsidR="0072717A">
        <w:rPr>
          <w:lang w:val="es-ES_tradnl"/>
        </w:rPr>
        <w:t>erramientas multiplataformas.</w:t>
      </w:r>
      <w:bookmarkEnd w:id="139"/>
    </w:p>
    <w:p w14:paraId="4362FFB9" w14:textId="581AACDF" w:rsidR="001903DB" w:rsidRDefault="0072717A" w:rsidP="00C230A2">
      <w:pPr>
        <w:pStyle w:val="cuerpo-tfg"/>
        <w:rPr>
          <w:shd w:val="clear" w:color="auto" w:fill="FFFFFF"/>
          <w:lang w:val="es-ES_tradnl"/>
        </w:rPr>
      </w:pPr>
      <w:r>
        <w:rPr>
          <w:shd w:val="clear" w:color="auto" w:fill="FFFFFF"/>
          <w:lang w:val="es-ES_tradnl"/>
        </w:rPr>
        <w:t>Antes de empezar a entender el problema por detrás de esas herramientas que permiten el desarrollo rápido para que aplicaciones sean lanzadas em muchas plataformas</w:t>
      </w:r>
      <w:r w:rsidR="001903DB">
        <w:rPr>
          <w:shd w:val="clear" w:color="auto" w:fill="FFFFFF"/>
          <w:lang w:val="es-ES_tradnl"/>
        </w:rPr>
        <w:t xml:space="preserve">, es importante </w:t>
      </w:r>
      <w:r w:rsidR="00877E5A">
        <w:rPr>
          <w:shd w:val="clear" w:color="auto" w:fill="FFFFFF"/>
          <w:lang w:val="es-ES_tradnl"/>
        </w:rPr>
        <w:t>entender</w:t>
      </w:r>
      <w:r w:rsidR="001903DB">
        <w:rPr>
          <w:shd w:val="clear" w:color="auto" w:fill="FFFFFF"/>
          <w:lang w:val="es-ES_tradnl"/>
        </w:rPr>
        <w:t xml:space="preserve"> la clasificación de </w:t>
      </w:r>
      <w:r w:rsidR="00877E5A">
        <w:rPr>
          <w:shd w:val="clear" w:color="auto" w:fill="FFFFFF"/>
          <w:lang w:val="es-ES_tradnl"/>
        </w:rPr>
        <w:t>las</w:t>
      </w:r>
      <w:r w:rsidR="001903DB">
        <w:rPr>
          <w:shd w:val="clear" w:color="auto" w:fill="FFFFFF"/>
          <w:lang w:val="es-ES_tradnl"/>
        </w:rPr>
        <w:t xml:space="preserve"> herramienta</w:t>
      </w:r>
      <w:r w:rsidR="00877E5A">
        <w:rPr>
          <w:shd w:val="clear" w:color="auto" w:fill="FFFFFF"/>
          <w:lang w:val="es-ES_tradnl"/>
        </w:rPr>
        <w:t>s</w:t>
      </w:r>
      <w:r w:rsidR="001903DB">
        <w:rPr>
          <w:shd w:val="clear" w:color="auto" w:fill="FFFFFF"/>
          <w:lang w:val="es-ES_tradnl"/>
        </w:rPr>
        <w:t>. Podemos clasificar todas esas herramientas citadas anteriormente y todas las otras que no fueran citadas en cuatro categorías: aplicaciones</w:t>
      </w:r>
      <w:r w:rsidR="00F627FB">
        <w:rPr>
          <w:shd w:val="clear" w:color="auto" w:fill="FFFFFF"/>
          <w:lang w:val="es-ES_tradnl"/>
        </w:rPr>
        <w:t xml:space="preserve"> </w:t>
      </w:r>
      <w:r w:rsidR="00877E5A">
        <w:rPr>
          <w:shd w:val="clear" w:color="auto" w:fill="FFFFFF"/>
          <w:lang w:val="es-ES_tradnl"/>
        </w:rPr>
        <w:t>móviles web</w:t>
      </w:r>
      <w:r w:rsidR="001903DB">
        <w:rPr>
          <w:shd w:val="clear" w:color="auto" w:fill="FFFFFF"/>
          <w:lang w:val="es-ES_tradnl"/>
        </w:rPr>
        <w:t xml:space="preserve">, </w:t>
      </w:r>
      <w:r w:rsidR="00877E5A">
        <w:rPr>
          <w:shd w:val="clear" w:color="auto" w:fill="FFFFFF"/>
          <w:lang w:val="es-ES_tradnl"/>
        </w:rPr>
        <w:t xml:space="preserve">aplicaciones </w:t>
      </w:r>
      <w:r w:rsidR="001903DB">
        <w:rPr>
          <w:shd w:val="clear" w:color="auto" w:fill="FFFFFF"/>
          <w:lang w:val="es-ES_tradnl"/>
        </w:rPr>
        <w:t>web</w:t>
      </w:r>
      <w:r w:rsidR="00877E5A" w:rsidRPr="00877E5A">
        <w:rPr>
          <w:shd w:val="clear" w:color="auto" w:fill="FFFFFF"/>
          <w:lang w:val="es-ES_tradnl"/>
        </w:rPr>
        <w:t xml:space="preserve"> </w:t>
      </w:r>
      <w:r w:rsidR="00877E5A">
        <w:rPr>
          <w:shd w:val="clear" w:color="auto" w:fill="FFFFFF"/>
          <w:lang w:val="es-ES_tradnl"/>
        </w:rPr>
        <w:t>hibridas</w:t>
      </w:r>
      <w:r w:rsidR="001903DB">
        <w:rPr>
          <w:shd w:val="clear" w:color="auto" w:fill="FFFFFF"/>
          <w:lang w:val="es-ES_tradnl"/>
        </w:rPr>
        <w:t>,</w:t>
      </w:r>
      <w:r w:rsidR="005F1261">
        <w:rPr>
          <w:shd w:val="clear" w:color="auto" w:fill="FFFFFF"/>
          <w:lang w:val="es-ES_tradnl"/>
        </w:rPr>
        <w:t xml:space="preserve"> </w:t>
      </w:r>
      <w:r w:rsidR="001903DB">
        <w:rPr>
          <w:shd w:val="clear" w:color="auto" w:fill="FFFFFF"/>
          <w:lang w:val="es-ES_tradnl"/>
        </w:rPr>
        <w:t>aplicaciones interpretadas y aplicaciones generadas por multiplataformas.</w:t>
      </w:r>
      <w:r w:rsidR="00C230A2">
        <w:rPr>
          <w:shd w:val="clear" w:color="auto" w:fill="FFFFFF"/>
          <w:lang w:val="es-ES_tradnl"/>
        </w:rPr>
        <w:t xml:space="preserve"> [13]</w:t>
      </w:r>
    </w:p>
    <w:p w14:paraId="7C2BF02D" w14:textId="6868F935" w:rsidR="001903DB" w:rsidRPr="001903DB" w:rsidRDefault="001903DB" w:rsidP="001903DB">
      <w:pPr>
        <w:pStyle w:val="Ttulo3"/>
        <w:numPr>
          <w:ilvl w:val="2"/>
          <w:numId w:val="5"/>
        </w:numPr>
        <w:rPr>
          <w:lang w:val="es-ES_tradnl"/>
        </w:rPr>
      </w:pPr>
      <w:bookmarkStart w:id="140" w:name="_Toc62568370"/>
      <w:r>
        <w:rPr>
          <w:shd w:val="clear" w:color="auto" w:fill="FFFFFF"/>
          <w:lang w:val="es-ES_tradnl"/>
        </w:rPr>
        <w:lastRenderedPageBreak/>
        <w:t>Aplicaciones</w:t>
      </w:r>
      <w:r w:rsidR="00F627FB">
        <w:rPr>
          <w:shd w:val="clear" w:color="auto" w:fill="FFFFFF"/>
          <w:lang w:val="es-ES_tradnl"/>
        </w:rPr>
        <w:t xml:space="preserve"> móviles</w:t>
      </w:r>
      <w:bookmarkEnd w:id="140"/>
      <w:r w:rsidR="00877E5A">
        <w:rPr>
          <w:shd w:val="clear" w:color="auto" w:fill="FFFFFF"/>
          <w:lang w:val="es-ES_tradnl"/>
        </w:rPr>
        <w:t xml:space="preserve"> web</w:t>
      </w:r>
    </w:p>
    <w:p w14:paraId="4FE0C673" w14:textId="3EE5DB07" w:rsidR="00CA3F80" w:rsidRDefault="001903DB" w:rsidP="001903DB">
      <w:pPr>
        <w:pStyle w:val="cuerpo-tfg"/>
        <w:spacing w:before="240"/>
        <w:rPr>
          <w:shd w:val="clear" w:color="auto" w:fill="FFFFFF"/>
          <w:lang w:val="es-ES_tradnl"/>
        </w:rPr>
      </w:pPr>
      <w:r>
        <w:rPr>
          <w:shd w:val="clear" w:color="auto" w:fill="FFFFFF"/>
          <w:lang w:val="es-ES_tradnl"/>
        </w:rPr>
        <w:t xml:space="preserve">Esas aplicaciones son </w:t>
      </w:r>
      <w:r w:rsidR="00536C02">
        <w:rPr>
          <w:shd w:val="clear" w:color="auto" w:fill="FFFFFF"/>
          <w:lang w:val="es-ES_tradnl"/>
        </w:rPr>
        <w:t>proyectadas</w:t>
      </w:r>
      <w:r>
        <w:rPr>
          <w:shd w:val="clear" w:color="auto" w:fill="FFFFFF"/>
          <w:lang w:val="es-ES_tradnl"/>
        </w:rPr>
        <w:t xml:space="preserve"> para ser ejecutadas en un navegador web</w:t>
      </w:r>
      <w:r w:rsidR="00877E5A">
        <w:rPr>
          <w:shd w:val="clear" w:color="auto" w:fill="FFFFFF"/>
          <w:lang w:val="es-ES_tradnl"/>
        </w:rPr>
        <w:t xml:space="preserve"> (</w:t>
      </w:r>
      <w:r w:rsidR="00877E5A" w:rsidRPr="00877E5A">
        <w:rPr>
          <w:i/>
          <w:iCs/>
          <w:shd w:val="clear" w:color="auto" w:fill="FFFFFF"/>
          <w:lang w:val="es-ES_tradnl"/>
        </w:rPr>
        <w:t>webview</w:t>
      </w:r>
      <w:r w:rsidR="00877E5A">
        <w:rPr>
          <w:shd w:val="clear" w:color="auto" w:fill="FFFFFF"/>
          <w:lang w:val="es-ES_tradnl"/>
        </w:rPr>
        <w:t>)</w:t>
      </w:r>
      <w:r>
        <w:rPr>
          <w:i/>
          <w:iCs/>
          <w:shd w:val="clear" w:color="auto" w:fill="FFFFFF"/>
          <w:lang w:val="es-ES_tradnl"/>
        </w:rPr>
        <w:t xml:space="preserve"> </w:t>
      </w:r>
      <w:r w:rsidR="00536C02">
        <w:rPr>
          <w:shd w:val="clear" w:color="auto" w:fill="FFFFFF"/>
          <w:lang w:val="es-ES_tradnl"/>
        </w:rPr>
        <w:t xml:space="preserve">y son independentes de la plataforma de la cual están ejecutando. Es decir, ellas no requieren ninguna adaptación a medida que la plataforma cambia. Por otro lado, el tiempo de respuesta de esas aplicaciones son mayores si comparadas con aplicaciones construidas </w:t>
      </w:r>
      <w:r w:rsidR="00877E5A">
        <w:rPr>
          <w:shd w:val="clear" w:color="auto" w:fill="FFFFFF"/>
          <w:lang w:val="es-ES_tradnl"/>
        </w:rPr>
        <w:t>de forma nativa</w:t>
      </w:r>
      <w:r w:rsidR="00536C02">
        <w:rPr>
          <w:shd w:val="clear" w:color="auto" w:fill="FFFFFF"/>
          <w:lang w:val="es-ES_tradnl"/>
        </w:rPr>
        <w:t xml:space="preserve"> (usando SDK</w:t>
      </w:r>
      <w:r w:rsidR="00877E5A">
        <w:rPr>
          <w:shd w:val="clear" w:color="auto" w:fill="FFFFFF"/>
          <w:lang w:val="es-ES_tradnl"/>
        </w:rPr>
        <w:t>’s</w:t>
      </w:r>
      <w:r w:rsidR="00536C02">
        <w:rPr>
          <w:shd w:val="clear" w:color="auto" w:fill="FFFFFF"/>
          <w:lang w:val="es-ES_tradnl"/>
        </w:rPr>
        <w:t xml:space="preserve"> fornecidos por l</w:t>
      </w:r>
      <w:r w:rsidR="00877E5A">
        <w:rPr>
          <w:shd w:val="clear" w:color="auto" w:fill="FFFFFF"/>
          <w:lang w:val="es-ES_tradnl"/>
        </w:rPr>
        <w:t>as plataformas</w:t>
      </w:r>
      <w:r w:rsidR="00536C02">
        <w:rPr>
          <w:shd w:val="clear" w:color="auto" w:fill="FFFFFF"/>
          <w:lang w:val="es-ES_tradnl"/>
        </w:rPr>
        <w:t xml:space="preserve">). Además, esas aplicaciones por razones de </w:t>
      </w:r>
      <w:r w:rsidR="00877E5A">
        <w:rPr>
          <w:shd w:val="clear" w:color="auto" w:fill="FFFFFF"/>
          <w:lang w:val="es-ES_tradnl"/>
        </w:rPr>
        <w:t>seguridad</w:t>
      </w:r>
      <w:r w:rsidR="00536C02">
        <w:rPr>
          <w:shd w:val="clear" w:color="auto" w:fill="FFFFFF"/>
          <w:lang w:val="es-ES_tradnl"/>
        </w:rPr>
        <w:t xml:space="preserve"> tienen permiso limitado para acceder a recursos nativos de un móvil</w:t>
      </w:r>
      <w:r w:rsidR="00877E5A">
        <w:rPr>
          <w:shd w:val="clear" w:color="auto" w:fill="FFFFFF"/>
          <w:lang w:val="es-ES_tradnl"/>
        </w:rPr>
        <w:t>,</w:t>
      </w:r>
      <w:r w:rsidR="00536C02">
        <w:rPr>
          <w:shd w:val="clear" w:color="auto" w:fill="FFFFFF"/>
          <w:lang w:val="es-ES_tradnl"/>
        </w:rPr>
        <w:t xml:space="preserve"> como la cámara o sensores.</w:t>
      </w:r>
    </w:p>
    <w:p w14:paraId="356C353D" w14:textId="6930FDF5" w:rsidR="00F627FB" w:rsidRDefault="00387143" w:rsidP="001903DB">
      <w:pPr>
        <w:pStyle w:val="cuerpo-tfg"/>
        <w:spacing w:before="240"/>
        <w:rPr>
          <w:shd w:val="clear" w:color="auto" w:fill="FFFFFF"/>
          <w:lang w:val="es-ES_tradnl"/>
        </w:rPr>
      </w:pPr>
      <w:r>
        <w:rPr>
          <w:noProof/>
        </w:rPr>
        <mc:AlternateContent>
          <mc:Choice Requires="wps">
            <w:drawing>
              <wp:anchor distT="0" distB="0" distL="114300" distR="114300" simplePos="0" relativeHeight="251750400" behindDoc="0" locked="0" layoutInCell="1" allowOverlap="1" wp14:anchorId="2A95E517" wp14:editId="19604169">
                <wp:simplePos x="0" y="0"/>
                <wp:positionH relativeFrom="margin">
                  <wp:align>center</wp:align>
                </wp:positionH>
                <wp:positionV relativeFrom="paragraph">
                  <wp:posOffset>5051728</wp:posOffset>
                </wp:positionV>
                <wp:extent cx="1590261" cy="23854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4418E7DD" w14:textId="43C9B593" w:rsidR="00D427B5" w:rsidRPr="00DC5E27" w:rsidRDefault="00D427B5"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5E517" id="Cuadro de texto 35" o:spid="_x0000_s1036" type="#_x0000_t202" style="position:absolute;left:0;text-align:left;margin-left:0;margin-top:397.75pt;width:125.2pt;height:18.8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" filled="f" stroked="f" strokeweight=".5pt">
                <v:textbox>
                  <w:txbxContent>
                    <w:p w14:paraId="4418E7DD" w14:textId="43C9B593" w:rsidR="00D427B5" w:rsidRPr="00DC5E27" w:rsidRDefault="00D427B5"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CD70CA">
        <w:rPr>
          <w:noProof/>
        </w:rPr>
        <mc:AlternateContent>
          <mc:Choice Requires="wps">
            <w:drawing>
              <wp:anchor distT="0" distB="0" distL="114300" distR="114300" simplePos="0" relativeHeight="251702272" behindDoc="0" locked="0" layoutInCell="1" allowOverlap="1" wp14:anchorId="69552FDC" wp14:editId="0BEF6314">
                <wp:simplePos x="0" y="0"/>
                <wp:positionH relativeFrom="column">
                  <wp:posOffset>261620</wp:posOffset>
                </wp:positionH>
                <wp:positionV relativeFrom="paragraph">
                  <wp:posOffset>4889500</wp:posOffset>
                </wp:positionV>
                <wp:extent cx="564261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5642610" cy="635"/>
                        </a:xfrm>
                        <a:prstGeom prst="rect">
                          <a:avLst/>
                        </a:prstGeom>
                        <a:solidFill>
                          <a:prstClr val="white"/>
                        </a:solidFill>
                        <a:ln>
                          <a:noFill/>
                        </a:ln>
                      </wps:spPr>
                      <wps:txbx>
                        <w:txbxContent>
                          <w:p w14:paraId="5479BA5D" w14:textId="75A1915C" w:rsidR="00D427B5" w:rsidRPr="008B3B6A" w:rsidRDefault="00D427B5" w:rsidP="00CD70CA">
                            <w:pPr>
                              <w:pStyle w:val="Descripcin"/>
                              <w:rPr>
                                <w:rFonts w:ascii="Arial" w:hAnsi="Arial" w:cs="Arial"/>
                                <w:noProof/>
                                <w:sz w:val="24"/>
                                <w:szCs w:val="24"/>
                                <w:lang w:val="es-ES_tradnl"/>
                              </w:rPr>
                            </w:pPr>
                            <w:bookmarkStart w:id="141" w:name="_Toc62568404"/>
                            <w:r>
                              <w:t xml:space="preserve">Ilustración </w:t>
                            </w:r>
                            <w:fldSimple w:instr=" SEQ Ilustración \* ARABIC ">
                              <w:r>
                                <w:rPr>
                                  <w:noProof/>
                                </w:rPr>
                                <w:t>5</w:t>
                              </w:r>
                            </w:fldSimple>
                            <w:r>
                              <w:t xml:space="preserve">. </w:t>
                            </w:r>
                            <w:r w:rsidRPr="00A20156">
                              <w:t>Ejemplos de aplicaciones móviles</w:t>
                            </w:r>
                            <w:bookmarkEnd w:id="141"/>
                            <w:r>
                              <w:t xml:space="preserve"> </w:t>
                            </w:r>
                            <w:r w:rsidRPr="00A20156">
                              <w:t>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52FDC" id="Cuadro de texto 37" o:spid="_x0000_s1037" type="#_x0000_t202" style="position:absolute;left:0;text-align:left;margin-left:20.6pt;margin-top:385pt;width:444.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" stroked="f">
                <v:textbox style="mso-fit-shape-to-text:t" inset="0,0,0,0">
                  <w:txbxContent>
                    <w:p w14:paraId="5479BA5D" w14:textId="75A1915C" w:rsidR="00D427B5" w:rsidRPr="008B3B6A" w:rsidRDefault="00D427B5" w:rsidP="00CD70CA">
                      <w:pPr>
                        <w:pStyle w:val="Descripcin"/>
                        <w:rPr>
                          <w:rFonts w:ascii="Arial" w:hAnsi="Arial" w:cs="Arial"/>
                          <w:noProof/>
                          <w:sz w:val="24"/>
                          <w:szCs w:val="24"/>
                          <w:lang w:val="es-ES_tradnl"/>
                        </w:rPr>
                      </w:pPr>
                      <w:bookmarkStart w:id="142" w:name="_Toc62568404"/>
                      <w:r>
                        <w:t xml:space="preserve">Ilustración </w:t>
                      </w:r>
                      <w:fldSimple w:instr=" SEQ Ilustración \* ARABIC ">
                        <w:r>
                          <w:rPr>
                            <w:noProof/>
                          </w:rPr>
                          <w:t>5</w:t>
                        </w:r>
                      </w:fldSimple>
                      <w:r>
                        <w:t xml:space="preserve">. </w:t>
                      </w:r>
                      <w:r w:rsidRPr="00A20156">
                        <w:t>Ejemplos de aplicaciones móviles</w:t>
                      </w:r>
                      <w:bookmarkEnd w:id="142"/>
                      <w:r>
                        <w:t xml:space="preserve"> </w:t>
                      </w:r>
                      <w:r w:rsidRPr="00A20156">
                        <w:t>web</w:t>
                      </w:r>
                    </w:p>
                  </w:txbxContent>
                </v:textbox>
                <w10:wrap type="square"/>
              </v:shape>
            </w:pict>
          </mc:Fallback>
        </mc:AlternateContent>
      </w:r>
      <w:r w:rsidR="00CD70CA">
        <w:rPr>
          <w:noProof/>
          <w:lang w:val="es-ES_tradnl"/>
        </w:rPr>
        <mc:AlternateContent>
          <mc:Choice Requires="wpg">
            <w:drawing>
              <wp:anchor distT="0" distB="0" distL="114300" distR="114300" simplePos="0" relativeHeight="251668480" behindDoc="0" locked="0" layoutInCell="1" allowOverlap="1" wp14:anchorId="0EEF662D" wp14:editId="79B8A5FE">
                <wp:simplePos x="0" y="0"/>
                <wp:positionH relativeFrom="column">
                  <wp:posOffset>261620</wp:posOffset>
                </wp:positionH>
                <wp:positionV relativeFrom="paragraph">
                  <wp:posOffset>1158875</wp:posOffset>
                </wp:positionV>
                <wp:extent cx="5642610" cy="3673475"/>
                <wp:effectExtent l="0" t="0" r="0" b="3175"/>
                <wp:wrapSquare wrapText="bothSides"/>
                <wp:docPr id="36" name="Grupo 36"/>
                <wp:cNvGraphicFramePr/>
                <a:graphic xmlns:a="http://schemas.openxmlformats.org/drawingml/2006/main">
                  <a:graphicData uri="http://schemas.microsoft.com/office/word/2010/wordprocessingGroup">
                    <wpg:wgp>
                      <wpg:cNvGrpSpPr/>
                      <wpg:grpSpPr>
                        <a:xfrm>
                          <a:off x="0" y="0"/>
                          <a:ext cx="5642610" cy="3673475"/>
                          <a:chOff x="0" y="0"/>
                          <a:chExt cx="5642610" cy="3673475"/>
                        </a:xfrm>
                      </wpg:grpSpPr>
                      <pic:pic xmlns:pic="http://schemas.openxmlformats.org/drawingml/2006/picture">
                        <pic:nvPicPr>
                          <pic:cNvPr id="2" name="Imagem 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90700" cy="3580765"/>
                          </a:xfrm>
                          <a:prstGeom prst="rect">
                            <a:avLst/>
                          </a:prstGeom>
                        </pic:spPr>
                      </pic:pic>
                      <pic:pic xmlns:pic="http://schemas.openxmlformats.org/drawingml/2006/picture">
                        <pic:nvPicPr>
                          <pic:cNvPr id="3" name="Imagem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930400" y="0"/>
                            <a:ext cx="1765935" cy="3580765"/>
                          </a:xfrm>
                          <a:prstGeom prst="rect">
                            <a:avLst/>
                          </a:prstGeom>
                        </pic:spPr>
                      </pic:pic>
                      <pic:pic xmlns:pic="http://schemas.openxmlformats.org/drawingml/2006/picture">
                        <pic:nvPicPr>
                          <pic:cNvPr id="10" name="Imagem 1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816350" y="25400"/>
                            <a:ext cx="1826260" cy="3648075"/>
                          </a:xfrm>
                          <a:prstGeom prst="rect">
                            <a:avLst/>
                          </a:prstGeom>
                        </pic:spPr>
                      </pic:pic>
                    </wpg:wgp>
                  </a:graphicData>
                </a:graphic>
              </wp:anchor>
            </w:drawing>
          </mc:Choice>
          <mc:Fallback>
            <w:pict>
              <v:group w14:anchorId="18B14178" id="Grupo 36" o:spid="_x0000_s1026" style="position:absolute;margin-left:20.6pt;margin-top:91.25pt;width:444.3pt;height:289.25pt;z-index:251668480" coordsize="56426,36734" o:gfxdata="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width:17907;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">
                  <v:imagedata r:id="rId38" o:title=""/>
                </v:shape>
                <v:shape id="Imagem 3" o:spid="_x0000_s1028" type="#_x0000_t75" style="position:absolute;left:19304;width:17659;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">
                  <v:imagedata r:id="rId39" o:title=""/>
                </v:shape>
                <v:shape id="Imagem 10" o:spid="_x0000_s1029" type="#_x0000_t75" style="position:absolute;left:38163;top:254;width:18263;height:3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">
                  <v:imagedata r:id="rId40" o:title=""/>
                </v:shape>
                <w10:wrap type="square"/>
              </v:group>
            </w:pict>
          </mc:Fallback>
        </mc:AlternateContent>
      </w:r>
      <w:r w:rsidR="00CA3F80">
        <w:rPr>
          <w:shd w:val="clear" w:color="auto" w:fill="FFFFFF"/>
          <w:lang w:val="es-ES_tradnl"/>
        </w:rPr>
        <w:t xml:space="preserve">PhoneGap es un ejemplo de esa categoría. Esta proyectado con tecnologías web para ser ejecutado en una </w:t>
      </w:r>
      <w:r w:rsidR="00CA3F80" w:rsidRPr="00CA3F80">
        <w:rPr>
          <w:i/>
          <w:iCs/>
          <w:shd w:val="clear" w:color="auto" w:fill="FFFFFF"/>
          <w:lang w:val="es-ES_tradnl"/>
        </w:rPr>
        <w:t>webview</w:t>
      </w:r>
      <w:r w:rsidR="00CA3F80">
        <w:rPr>
          <w:shd w:val="clear" w:color="auto" w:fill="FFFFFF"/>
          <w:lang w:val="es-ES_tradnl"/>
        </w:rPr>
        <w:t xml:space="preserve"> (aplicación que ejecut</w:t>
      </w:r>
      <w:r w:rsidR="00F627FB">
        <w:rPr>
          <w:shd w:val="clear" w:color="auto" w:fill="FFFFFF"/>
          <w:lang w:val="es-ES_tradnl"/>
        </w:rPr>
        <w:t>a</w:t>
      </w:r>
      <w:r w:rsidR="00CA3F80">
        <w:rPr>
          <w:shd w:val="clear" w:color="auto" w:fill="FFFFFF"/>
          <w:lang w:val="es-ES_tradnl"/>
        </w:rPr>
        <w:t xml:space="preserve"> </w:t>
      </w:r>
      <w:r w:rsidR="00877E5A">
        <w:rPr>
          <w:shd w:val="clear" w:color="auto" w:fill="FFFFFF"/>
          <w:lang w:val="es-ES_tradnl"/>
        </w:rPr>
        <w:t xml:space="preserve">en </w:t>
      </w:r>
      <w:r w:rsidR="00CA3F80">
        <w:rPr>
          <w:shd w:val="clear" w:color="auto" w:fill="FFFFFF"/>
          <w:lang w:val="es-ES_tradnl"/>
        </w:rPr>
        <w:t xml:space="preserve">un </w:t>
      </w:r>
      <w:r w:rsidR="00F627FB">
        <w:rPr>
          <w:shd w:val="clear" w:color="auto" w:fill="FFFFFF"/>
          <w:lang w:val="es-ES_tradnl"/>
        </w:rPr>
        <w:t>navegador web</w:t>
      </w:r>
      <w:r w:rsidR="00CA3F80">
        <w:rPr>
          <w:shd w:val="clear" w:color="auto" w:fill="FFFFFF"/>
          <w:lang w:val="es-ES_tradnl"/>
        </w:rPr>
        <w:t xml:space="preserve">), conforme el ejemplo </w:t>
      </w:r>
      <w:r w:rsidR="00F627FB">
        <w:rPr>
          <w:shd w:val="clear" w:color="auto" w:fill="FFFFFF"/>
          <w:lang w:val="es-ES_tradnl"/>
        </w:rPr>
        <w:t>en la</w:t>
      </w:r>
      <w:r w:rsidR="00475747">
        <w:rPr>
          <w:shd w:val="clear" w:color="auto" w:fill="FFFFFF"/>
          <w:lang w:val="es-ES_tradnl"/>
        </w:rPr>
        <w:t>s</w:t>
      </w:r>
      <w:r w:rsidR="00F627FB">
        <w:rPr>
          <w:shd w:val="clear" w:color="auto" w:fill="FFFFFF"/>
          <w:lang w:val="es-ES_tradnl"/>
        </w:rPr>
        <w:t xml:space="preserve"> </w:t>
      </w:r>
      <w:r w:rsidR="00877E5A">
        <w:rPr>
          <w:shd w:val="clear" w:color="auto" w:fill="FFFFFF"/>
          <w:lang w:val="es-ES_tradnl"/>
        </w:rPr>
        <w:t xml:space="preserve">siguientes </w:t>
      </w:r>
      <w:r w:rsidR="00475747">
        <w:rPr>
          <w:shd w:val="clear" w:color="auto" w:fill="FFFFFF"/>
          <w:lang w:val="es-ES_tradnl"/>
        </w:rPr>
        <w:t>imágene</w:t>
      </w:r>
      <w:r w:rsidR="00877E5A">
        <w:rPr>
          <w:shd w:val="clear" w:color="auto" w:fill="FFFFFF"/>
          <w:lang w:val="es-ES_tradnl"/>
        </w:rPr>
        <w:t>s</w:t>
      </w:r>
      <w:r w:rsidR="00CA3F80">
        <w:rPr>
          <w:shd w:val="clear" w:color="auto" w:fill="FFFFFF"/>
          <w:lang w:val="es-ES_tradnl"/>
        </w:rPr>
        <w:t>.</w:t>
      </w:r>
    </w:p>
    <w:p w14:paraId="0961E645" w14:textId="0E9E46A7" w:rsidR="00F627FB" w:rsidRDefault="00F627FB" w:rsidP="001903DB">
      <w:pPr>
        <w:pStyle w:val="cuerpo-tfg"/>
        <w:spacing w:before="240"/>
        <w:rPr>
          <w:shd w:val="clear" w:color="auto" w:fill="FFFFFF"/>
          <w:lang w:val="es-ES_tradnl"/>
        </w:rPr>
      </w:pPr>
    </w:p>
    <w:p w14:paraId="26A3D011" w14:textId="23FC98C3" w:rsidR="00F627FB" w:rsidRPr="00BC14D0" w:rsidRDefault="00475747" w:rsidP="00BC14D0">
      <w:pPr>
        <w:pStyle w:val="cuerpo-tfg"/>
        <w:spacing w:before="240"/>
        <w:rPr>
          <w:i/>
          <w:iCs/>
          <w:shd w:val="clear" w:color="auto" w:fill="FFFFFF"/>
          <w:lang w:val="es-ES_tradnl"/>
        </w:rPr>
      </w:pPr>
      <w:r>
        <w:rPr>
          <w:shd w:val="clear" w:color="auto" w:fill="FFFFFF"/>
          <w:lang w:val="es-ES_tradnl"/>
        </w:rPr>
        <w:t xml:space="preserve">Por </w:t>
      </w:r>
      <w:r w:rsidR="00877E5A">
        <w:rPr>
          <w:shd w:val="clear" w:color="auto" w:fill="FFFFFF"/>
          <w:lang w:val="es-ES_tradnl"/>
        </w:rPr>
        <w:t>mucho</w:t>
      </w:r>
      <w:r>
        <w:rPr>
          <w:shd w:val="clear" w:color="auto" w:fill="FFFFFF"/>
          <w:lang w:val="es-ES_tradnl"/>
        </w:rPr>
        <w:t xml:space="preserve"> que parezca</w:t>
      </w:r>
      <w:r w:rsidR="00877E5A">
        <w:rPr>
          <w:shd w:val="clear" w:color="auto" w:fill="FFFFFF"/>
          <w:lang w:val="es-ES_tradnl"/>
        </w:rPr>
        <w:t>n</w:t>
      </w:r>
      <w:r>
        <w:rPr>
          <w:shd w:val="clear" w:color="auto" w:fill="FFFFFF"/>
          <w:lang w:val="es-ES_tradnl"/>
        </w:rPr>
        <w:t xml:space="preserve"> </w:t>
      </w:r>
      <w:r w:rsidR="00877E5A">
        <w:rPr>
          <w:shd w:val="clear" w:color="auto" w:fill="FFFFFF"/>
          <w:lang w:val="es-ES_tradnl"/>
        </w:rPr>
        <w:t xml:space="preserve">aplicaciones </w:t>
      </w:r>
      <w:r>
        <w:rPr>
          <w:shd w:val="clear" w:color="auto" w:fill="FFFFFF"/>
          <w:lang w:val="es-ES_tradnl"/>
        </w:rPr>
        <w:t>nativ</w:t>
      </w:r>
      <w:r w:rsidR="00877E5A">
        <w:rPr>
          <w:shd w:val="clear" w:color="auto" w:fill="FFFFFF"/>
          <w:lang w:val="es-ES_tradnl"/>
        </w:rPr>
        <w:t>a</w:t>
      </w:r>
      <w:r>
        <w:rPr>
          <w:shd w:val="clear" w:color="auto" w:fill="FFFFFF"/>
          <w:lang w:val="es-ES_tradnl"/>
        </w:rPr>
        <w:t xml:space="preserve">s, no son. Son aplicaciones brasileñas que son desarrolladas utilizando </w:t>
      </w:r>
      <w:r w:rsidR="00877E5A">
        <w:rPr>
          <w:shd w:val="clear" w:color="auto" w:fill="FFFFFF"/>
          <w:lang w:val="es-ES_tradnl"/>
        </w:rPr>
        <w:t xml:space="preserve">herramientas de desarrollo web dentro de </w:t>
      </w:r>
      <w:r>
        <w:rPr>
          <w:shd w:val="clear" w:color="auto" w:fill="FFFFFF"/>
          <w:lang w:val="es-ES_tradnl"/>
        </w:rPr>
        <w:t xml:space="preserve">una </w:t>
      </w:r>
      <w:r w:rsidRPr="00475747">
        <w:rPr>
          <w:i/>
          <w:iCs/>
          <w:shd w:val="clear" w:color="auto" w:fill="FFFFFF"/>
          <w:lang w:val="es-ES_tradnl"/>
        </w:rPr>
        <w:t>webview</w:t>
      </w:r>
      <w:r>
        <w:rPr>
          <w:i/>
          <w:iCs/>
          <w:shd w:val="clear" w:color="auto" w:fill="FFFFFF"/>
          <w:lang w:val="es-ES_tradnl"/>
        </w:rPr>
        <w:t>.</w:t>
      </w:r>
    </w:p>
    <w:p w14:paraId="151B10F0" w14:textId="4BB048F5" w:rsidR="001C1962" w:rsidRDefault="001C1962" w:rsidP="001C1962">
      <w:pPr>
        <w:pStyle w:val="Ttulo3"/>
        <w:numPr>
          <w:ilvl w:val="2"/>
          <w:numId w:val="5"/>
        </w:numPr>
        <w:rPr>
          <w:shd w:val="clear" w:color="auto" w:fill="FFFFFF"/>
          <w:lang w:val="es-ES_tradnl"/>
        </w:rPr>
      </w:pPr>
      <w:bookmarkStart w:id="143" w:name="_Toc62568371"/>
      <w:r>
        <w:rPr>
          <w:shd w:val="clear" w:color="auto" w:fill="FFFFFF"/>
          <w:lang w:val="es-ES_tradnl"/>
        </w:rPr>
        <w:lastRenderedPageBreak/>
        <w:t xml:space="preserve">Aplicaciones </w:t>
      </w:r>
      <w:r w:rsidR="00877E5A">
        <w:rPr>
          <w:shd w:val="clear" w:color="auto" w:fill="FFFFFF"/>
          <w:lang w:val="es-ES_tradnl"/>
        </w:rPr>
        <w:t xml:space="preserve">web </w:t>
      </w:r>
      <w:r>
        <w:rPr>
          <w:shd w:val="clear" w:color="auto" w:fill="FFFFFF"/>
          <w:lang w:val="es-ES_tradnl"/>
        </w:rPr>
        <w:t>hibridas</w:t>
      </w:r>
      <w:bookmarkEnd w:id="143"/>
    </w:p>
    <w:p w14:paraId="1FB6FC5F" w14:textId="086A7EB9" w:rsidR="001C1962" w:rsidRDefault="00C230A2" w:rsidP="00475747">
      <w:pPr>
        <w:pStyle w:val="cuerpo-tfg"/>
        <w:rPr>
          <w:lang w:val="es-ES_tradnl"/>
        </w:rPr>
      </w:pPr>
      <w:r>
        <w:rPr>
          <w:lang w:val="es-ES_tradnl"/>
        </w:rPr>
        <w:t xml:space="preserve">Las aplicaciones web </w:t>
      </w:r>
      <w:r w:rsidR="00475747">
        <w:rPr>
          <w:lang w:val="es-ES_tradnl"/>
        </w:rPr>
        <w:t xml:space="preserve">hibridas utilizan el mismo enfoque de la categoría anterior, pero ahora no ejecuta en una </w:t>
      </w:r>
      <w:r w:rsidR="00475747" w:rsidRPr="00475747">
        <w:rPr>
          <w:i/>
          <w:iCs/>
          <w:lang w:val="es-ES_tradnl"/>
        </w:rPr>
        <w:t>webview</w:t>
      </w:r>
      <w:r w:rsidR="00475747">
        <w:rPr>
          <w:i/>
          <w:iCs/>
          <w:lang w:val="es-ES_tradnl"/>
        </w:rPr>
        <w:t>.</w:t>
      </w:r>
      <w:r w:rsidR="00475747">
        <w:rPr>
          <w:lang w:val="es-ES_tradnl"/>
        </w:rPr>
        <w:t xml:space="preserve"> Ejecutan en un </w:t>
      </w:r>
      <w:r w:rsidR="00475747">
        <w:rPr>
          <w:i/>
          <w:iCs/>
          <w:lang w:val="es-ES_tradnl"/>
        </w:rPr>
        <w:t>webcontainer</w:t>
      </w:r>
      <w:r w:rsidR="00475747">
        <w:rPr>
          <w:lang w:val="es-ES_tradnl"/>
        </w:rPr>
        <w:t xml:space="preserve"> del dispositivo</w:t>
      </w:r>
      <w:r w:rsidR="008330A1">
        <w:rPr>
          <w:lang w:val="es-ES_tradnl"/>
        </w:rPr>
        <w:t>,</w:t>
      </w:r>
      <w:r w:rsidR="00475747">
        <w:rPr>
          <w:lang w:val="es-ES_tradnl"/>
        </w:rPr>
        <w:t xml:space="preserve"> que tiene mayor acceso a recursos nativos del dispositivo por medio de una </w:t>
      </w:r>
      <w:r w:rsidR="002A4884">
        <w:rPr>
          <w:lang w:val="es-ES_tradnl"/>
        </w:rPr>
        <w:t>interfaz</w:t>
      </w:r>
      <w:r w:rsidR="00475747">
        <w:rPr>
          <w:lang w:val="es-ES_tradnl"/>
        </w:rPr>
        <w:t xml:space="preserve"> de programación de aplicación</w:t>
      </w:r>
      <w:r w:rsidR="008330A1">
        <w:rPr>
          <w:lang w:val="es-ES_tradnl"/>
        </w:rPr>
        <w:t>, también conocida como API</w:t>
      </w:r>
      <w:r w:rsidR="00475747">
        <w:rPr>
          <w:lang w:val="es-ES_tradnl"/>
        </w:rPr>
        <w:t>.</w:t>
      </w:r>
    </w:p>
    <w:p w14:paraId="3EBBC3F2" w14:textId="2CE33ECF" w:rsidR="00475747" w:rsidRDefault="00475747" w:rsidP="00475747">
      <w:pPr>
        <w:pStyle w:val="cuerpo-tfg"/>
        <w:rPr>
          <w:lang w:val="es-ES_tradnl"/>
        </w:rPr>
      </w:pPr>
      <w:r>
        <w:rPr>
          <w:lang w:val="es-ES_tradnl"/>
        </w:rPr>
        <w:t xml:space="preserve">Aplicaciones hibridas ofrecen grandes ventajas porque te permiten </w:t>
      </w:r>
      <w:r w:rsidR="008330A1">
        <w:rPr>
          <w:lang w:val="es-ES_tradnl"/>
        </w:rPr>
        <w:t>reutilizar</w:t>
      </w:r>
      <w:r>
        <w:rPr>
          <w:lang w:val="es-ES_tradnl"/>
        </w:rPr>
        <w:t xml:space="preserve"> todo el código para varias plataformas. Pero también ofrecen desventajas como ejecución lenta debido al </w:t>
      </w:r>
      <w:r>
        <w:rPr>
          <w:i/>
          <w:iCs/>
          <w:lang w:val="es-ES_tradnl"/>
        </w:rPr>
        <w:t>webcontainer</w:t>
      </w:r>
      <w:r>
        <w:rPr>
          <w:lang w:val="es-ES_tradnl"/>
        </w:rPr>
        <w:t xml:space="preserve"> y la experiencia del usuario al usar la aplicación es comprometida al no utilizar </w:t>
      </w:r>
      <w:r w:rsidR="008330A1">
        <w:rPr>
          <w:lang w:val="es-ES_tradnl"/>
        </w:rPr>
        <w:t xml:space="preserve">todos los </w:t>
      </w:r>
      <w:r>
        <w:rPr>
          <w:lang w:val="es-ES_tradnl"/>
        </w:rPr>
        <w:t>recursos nativos</w:t>
      </w:r>
      <w:r w:rsidR="008330A1">
        <w:rPr>
          <w:lang w:val="es-ES_tradnl"/>
        </w:rPr>
        <w:t xml:space="preserve"> disponibles</w:t>
      </w:r>
      <w:r>
        <w:rPr>
          <w:lang w:val="es-ES_tradnl"/>
        </w:rPr>
        <w:t>.</w:t>
      </w:r>
    </w:p>
    <w:p w14:paraId="091AEB03" w14:textId="02B6E95C" w:rsidR="00475747" w:rsidRDefault="00475747" w:rsidP="00475747">
      <w:pPr>
        <w:pStyle w:val="cuerpo-tfg"/>
        <w:rPr>
          <w:lang w:val="es-ES_tradnl"/>
        </w:rPr>
      </w:pPr>
      <w:r>
        <w:rPr>
          <w:lang w:val="es-ES_tradnl"/>
        </w:rPr>
        <w:t xml:space="preserve">La </w:t>
      </w:r>
      <w:r w:rsidR="00C230A2">
        <w:rPr>
          <w:lang w:val="es-ES_tradnl"/>
        </w:rPr>
        <w:t xml:space="preserve">siguiente </w:t>
      </w:r>
      <w:r>
        <w:rPr>
          <w:lang w:val="es-ES_tradnl"/>
        </w:rPr>
        <w:t>imagen muestra un ejemplo de una aplicación hibrida.</w:t>
      </w:r>
    </w:p>
    <w:p w14:paraId="15BB0E05" w14:textId="21C20FF3" w:rsidR="00475747" w:rsidRDefault="00E90572" w:rsidP="00475747">
      <w:pPr>
        <w:pStyle w:val="cuerpo-tfg"/>
        <w:rPr>
          <w:noProof/>
          <w:lang w:val="es-ES_tradnl"/>
        </w:rPr>
      </w:pPr>
      <w:r>
        <w:rPr>
          <w:noProof/>
          <w:lang w:val="es-ES_tradnl"/>
        </w:rPr>
        <w:drawing>
          <wp:anchor distT="0" distB="0" distL="114300" distR="114300" simplePos="0" relativeHeight="251670528" behindDoc="0" locked="0" layoutInCell="1" allowOverlap="1" wp14:anchorId="0C663F8D" wp14:editId="3BC4F62A">
            <wp:simplePos x="0" y="0"/>
            <wp:positionH relativeFrom="margin">
              <wp:align>center</wp:align>
            </wp:positionH>
            <wp:positionV relativeFrom="paragraph">
              <wp:posOffset>189865</wp:posOffset>
            </wp:positionV>
            <wp:extent cx="1876425" cy="4061959"/>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6425" cy="40619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70924" w14:textId="6EFD3A2D" w:rsidR="00E90572" w:rsidRDefault="00E90572" w:rsidP="00475747">
      <w:pPr>
        <w:pStyle w:val="cuerpo-tfg"/>
        <w:rPr>
          <w:noProof/>
          <w:lang w:val="es-ES_tradnl"/>
        </w:rPr>
      </w:pPr>
    </w:p>
    <w:p w14:paraId="03ADBF78" w14:textId="3B972075" w:rsidR="00E90572" w:rsidRDefault="00E90572" w:rsidP="00475747">
      <w:pPr>
        <w:pStyle w:val="cuerpo-tfg"/>
        <w:rPr>
          <w:noProof/>
          <w:lang w:val="es-ES_tradnl"/>
        </w:rPr>
      </w:pPr>
    </w:p>
    <w:p w14:paraId="2FC4F562" w14:textId="32067204" w:rsidR="00E90572" w:rsidRDefault="00E90572" w:rsidP="00475747">
      <w:pPr>
        <w:pStyle w:val="cuerpo-tfg"/>
        <w:rPr>
          <w:noProof/>
          <w:lang w:val="es-ES_tradnl"/>
        </w:rPr>
      </w:pPr>
    </w:p>
    <w:p w14:paraId="3C50CCE2" w14:textId="02D0D43F" w:rsidR="00E90572" w:rsidRDefault="00E90572" w:rsidP="00475747">
      <w:pPr>
        <w:pStyle w:val="cuerpo-tfg"/>
        <w:rPr>
          <w:noProof/>
          <w:lang w:val="es-ES_tradnl"/>
        </w:rPr>
      </w:pPr>
    </w:p>
    <w:p w14:paraId="206B15B5" w14:textId="472C89A9" w:rsidR="00E90572" w:rsidRDefault="00E90572" w:rsidP="00475747">
      <w:pPr>
        <w:pStyle w:val="cuerpo-tfg"/>
        <w:rPr>
          <w:noProof/>
          <w:lang w:val="es-ES_tradnl"/>
        </w:rPr>
      </w:pPr>
    </w:p>
    <w:p w14:paraId="12A9FF20" w14:textId="1EAD233A" w:rsidR="00E90572" w:rsidRDefault="00E90572" w:rsidP="00475747">
      <w:pPr>
        <w:pStyle w:val="cuerpo-tfg"/>
        <w:rPr>
          <w:noProof/>
          <w:lang w:val="es-ES_tradnl"/>
        </w:rPr>
      </w:pPr>
    </w:p>
    <w:p w14:paraId="732D2F2D" w14:textId="2777B9A6" w:rsidR="00E90572" w:rsidRDefault="00E90572" w:rsidP="00475747">
      <w:pPr>
        <w:pStyle w:val="cuerpo-tfg"/>
        <w:rPr>
          <w:noProof/>
          <w:lang w:val="es-ES_tradnl"/>
        </w:rPr>
      </w:pPr>
    </w:p>
    <w:p w14:paraId="3719E926" w14:textId="78123A75" w:rsidR="00E90572" w:rsidRDefault="00E90572" w:rsidP="00475747">
      <w:pPr>
        <w:pStyle w:val="cuerpo-tfg"/>
        <w:rPr>
          <w:noProof/>
          <w:lang w:val="es-ES_tradnl"/>
        </w:rPr>
      </w:pPr>
    </w:p>
    <w:p w14:paraId="6E598AAB" w14:textId="350DC682" w:rsidR="00E90572" w:rsidRDefault="00387143" w:rsidP="00475747">
      <w:pPr>
        <w:pStyle w:val="cuerpo-tfg"/>
        <w:rPr>
          <w:noProof/>
          <w:lang w:val="es-ES_tradnl"/>
        </w:rPr>
      </w:pPr>
      <w:r>
        <w:rPr>
          <w:noProof/>
        </w:rPr>
        <mc:AlternateContent>
          <mc:Choice Requires="wps">
            <w:drawing>
              <wp:anchor distT="0" distB="0" distL="114300" distR="114300" simplePos="0" relativeHeight="251752448" behindDoc="0" locked="0" layoutInCell="1" allowOverlap="1" wp14:anchorId="6C85472F" wp14:editId="2816501E">
                <wp:simplePos x="0" y="0"/>
                <wp:positionH relativeFrom="margin">
                  <wp:align>center</wp:align>
                </wp:positionH>
                <wp:positionV relativeFrom="paragraph">
                  <wp:posOffset>516337</wp:posOffset>
                </wp:positionV>
                <wp:extent cx="1590261" cy="238540"/>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0D4BA090"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5472F" id="Cuadro de texto 52" o:spid="_x0000_s1038" type="#_x0000_t202" style="position:absolute;left:0;text-align:left;margin-left:0;margin-top:40.65pt;width:125.2pt;height:18.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" filled="f" stroked="f" strokeweight=".5pt">
                <v:textbox>
                  <w:txbxContent>
                    <w:p w14:paraId="0D4BA090"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CD70CA">
        <w:rPr>
          <w:noProof/>
        </w:rPr>
        <mc:AlternateContent>
          <mc:Choice Requires="wps">
            <w:drawing>
              <wp:anchor distT="0" distB="0" distL="114300" distR="114300" simplePos="0" relativeHeight="251704320" behindDoc="0" locked="0" layoutInCell="1" allowOverlap="1" wp14:anchorId="0BE52775" wp14:editId="121A12B0">
                <wp:simplePos x="0" y="0"/>
                <wp:positionH relativeFrom="margin">
                  <wp:posOffset>395605</wp:posOffset>
                </wp:positionH>
                <wp:positionV relativeFrom="paragraph">
                  <wp:posOffset>382270</wp:posOffset>
                </wp:positionV>
                <wp:extent cx="4902835" cy="301625"/>
                <wp:effectExtent l="0" t="0" r="0" b="3175"/>
                <wp:wrapSquare wrapText="bothSides"/>
                <wp:docPr id="38" name="Cuadro de texto 38"/>
                <wp:cNvGraphicFramePr/>
                <a:graphic xmlns:a="http://schemas.openxmlformats.org/drawingml/2006/main">
                  <a:graphicData uri="http://schemas.microsoft.com/office/word/2010/wordprocessingShape">
                    <wps:wsp>
                      <wps:cNvSpPr txBox="1"/>
                      <wps:spPr>
                        <a:xfrm>
                          <a:off x="0" y="0"/>
                          <a:ext cx="4902835" cy="301625"/>
                        </a:xfrm>
                        <a:prstGeom prst="rect">
                          <a:avLst/>
                        </a:prstGeom>
                        <a:solidFill>
                          <a:prstClr val="white"/>
                        </a:solidFill>
                        <a:ln>
                          <a:noFill/>
                        </a:ln>
                      </wps:spPr>
                      <wps:txbx>
                        <w:txbxContent>
                          <w:p w14:paraId="5CDFC875" w14:textId="2A4FF629" w:rsidR="00D427B5" w:rsidRPr="00771191" w:rsidRDefault="00D427B5" w:rsidP="00CD70CA">
                            <w:pPr>
                              <w:pStyle w:val="Descripcin"/>
                              <w:rPr>
                                <w:rFonts w:ascii="Arial" w:hAnsi="Arial" w:cs="Arial"/>
                                <w:noProof/>
                                <w:sz w:val="24"/>
                                <w:szCs w:val="24"/>
                                <w:lang w:val="es-ES_tradnl"/>
                              </w:rPr>
                            </w:pPr>
                            <w:bookmarkStart w:id="144" w:name="_Toc62568405"/>
                            <w:r>
                              <w:t xml:space="preserve">Ilustración </w:t>
                            </w:r>
                            <w:fldSimple w:instr=" SEQ Ilustración \* ARABIC ">
                              <w:r>
                                <w:rPr>
                                  <w:noProof/>
                                </w:rPr>
                                <w:t>6</w:t>
                              </w:r>
                            </w:fldSimple>
                            <w:r>
                              <w:t>. Ejemplo de aplicación web híbrida</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52775" id="Cuadro de texto 38" o:spid="_x0000_s1039" type="#_x0000_t202" style="position:absolute;left:0;text-align:left;margin-left:31.15pt;margin-top:30.1pt;width:386.05pt;height:23.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" stroked="f">
                <v:textbox inset="0,0,0,0">
                  <w:txbxContent>
                    <w:p w14:paraId="5CDFC875" w14:textId="2A4FF629" w:rsidR="00D427B5" w:rsidRPr="00771191" w:rsidRDefault="00D427B5" w:rsidP="00CD70CA">
                      <w:pPr>
                        <w:pStyle w:val="Descripcin"/>
                        <w:rPr>
                          <w:rFonts w:ascii="Arial" w:hAnsi="Arial" w:cs="Arial"/>
                          <w:noProof/>
                          <w:sz w:val="24"/>
                          <w:szCs w:val="24"/>
                          <w:lang w:val="es-ES_tradnl"/>
                        </w:rPr>
                      </w:pPr>
                      <w:bookmarkStart w:id="145" w:name="_Toc62568405"/>
                      <w:r>
                        <w:t xml:space="preserve">Ilustración </w:t>
                      </w:r>
                      <w:fldSimple w:instr=" SEQ Ilustración \* ARABIC ">
                        <w:r>
                          <w:rPr>
                            <w:noProof/>
                          </w:rPr>
                          <w:t>6</w:t>
                        </w:r>
                      </w:fldSimple>
                      <w:r>
                        <w:t>. Ejemplo de aplicación web híbrida</w:t>
                      </w:r>
                      <w:bookmarkEnd w:id="145"/>
                    </w:p>
                  </w:txbxContent>
                </v:textbox>
                <w10:wrap type="square" anchorx="margin"/>
              </v:shape>
            </w:pict>
          </mc:Fallback>
        </mc:AlternateContent>
      </w:r>
    </w:p>
    <w:p w14:paraId="68980154" w14:textId="06CE1657" w:rsidR="00E90572" w:rsidRDefault="00E90572" w:rsidP="00475747">
      <w:pPr>
        <w:pStyle w:val="cuerpo-tfg"/>
        <w:rPr>
          <w:noProof/>
          <w:lang w:val="es-ES_tradnl"/>
        </w:rPr>
      </w:pPr>
      <w:r>
        <w:rPr>
          <w:noProof/>
          <w:lang w:val="es-ES_tradnl"/>
        </w:rPr>
        <w:t>Como se puede observar en la imagen</w:t>
      </w:r>
      <w:r w:rsidR="00C230A2">
        <w:rPr>
          <w:noProof/>
          <w:lang w:val="es-ES_tradnl"/>
        </w:rPr>
        <w:t xml:space="preserve"> anterior</w:t>
      </w:r>
      <w:r>
        <w:rPr>
          <w:noProof/>
          <w:lang w:val="es-ES_tradnl"/>
        </w:rPr>
        <w:t xml:space="preserve">, ella usa el componente nativo del iPhone, </w:t>
      </w:r>
      <w:r w:rsidRPr="008330A1">
        <w:rPr>
          <w:i/>
          <w:iCs/>
          <w:noProof/>
          <w:lang w:val="es-ES_tradnl"/>
        </w:rPr>
        <w:t>FaceID</w:t>
      </w:r>
      <w:r>
        <w:rPr>
          <w:noProof/>
          <w:lang w:val="es-ES_tradnl"/>
        </w:rPr>
        <w:t>, para autenticar el usuario.</w:t>
      </w:r>
      <w:r w:rsidR="00C230A2">
        <w:rPr>
          <w:noProof/>
          <w:lang w:val="es-ES_tradnl"/>
        </w:rPr>
        <w:t xml:space="preserve"> Esto permite una mejor integración del usu</w:t>
      </w:r>
      <w:r w:rsidR="007310B4">
        <w:rPr>
          <w:noProof/>
          <w:lang w:val="es-ES_tradnl"/>
        </w:rPr>
        <w:t>á</w:t>
      </w:r>
      <w:r w:rsidR="00C230A2">
        <w:rPr>
          <w:noProof/>
          <w:lang w:val="es-ES_tradnl"/>
        </w:rPr>
        <w:t>rio con el aplicativo</w:t>
      </w:r>
      <w:r w:rsidR="008330A1">
        <w:rPr>
          <w:noProof/>
          <w:lang w:val="es-ES_tradnl"/>
        </w:rPr>
        <w:t>.</w:t>
      </w:r>
    </w:p>
    <w:p w14:paraId="53BD5F81" w14:textId="535F5C5C" w:rsidR="00E90572" w:rsidRDefault="005F1261" w:rsidP="005F1261">
      <w:pPr>
        <w:pStyle w:val="Ttulo3"/>
        <w:numPr>
          <w:ilvl w:val="2"/>
          <w:numId w:val="5"/>
        </w:numPr>
        <w:rPr>
          <w:lang w:val="es-ES_tradnl"/>
        </w:rPr>
      </w:pPr>
      <w:bookmarkStart w:id="146" w:name="_Toc62568372"/>
      <w:r>
        <w:rPr>
          <w:lang w:val="es-ES_tradnl"/>
        </w:rPr>
        <w:lastRenderedPageBreak/>
        <w:t>Aplicaciones interpretadas</w:t>
      </w:r>
      <w:bookmarkEnd w:id="146"/>
    </w:p>
    <w:p w14:paraId="0C671BED" w14:textId="1AD0A1BC" w:rsidR="005F1261" w:rsidRDefault="00264CA2" w:rsidP="00264CA2">
      <w:pPr>
        <w:pStyle w:val="cuerpo-tfg"/>
        <w:rPr>
          <w:lang w:val="es-ES_tradnl"/>
        </w:rPr>
      </w:pPr>
      <w:r>
        <w:rPr>
          <w:lang w:val="es-ES_tradnl"/>
        </w:rPr>
        <w:t xml:space="preserve">Aplicaciones interpretadas </w:t>
      </w:r>
      <w:r w:rsidR="008330A1">
        <w:rPr>
          <w:lang w:val="es-ES_tradnl"/>
        </w:rPr>
        <w:t>es</w:t>
      </w:r>
      <w:r>
        <w:rPr>
          <w:lang w:val="es-ES_tradnl"/>
        </w:rPr>
        <w:t xml:space="preserve"> un proyecto </w:t>
      </w:r>
      <w:r w:rsidR="008330A1">
        <w:rPr>
          <w:lang w:val="es-ES_tradnl"/>
        </w:rPr>
        <w:t xml:space="preserve">en </w:t>
      </w:r>
      <w:r>
        <w:rPr>
          <w:lang w:val="es-ES_tradnl"/>
        </w:rPr>
        <w:t xml:space="preserve">que casi todo </w:t>
      </w:r>
      <w:r w:rsidR="008330A1">
        <w:rPr>
          <w:lang w:val="es-ES_tradnl"/>
        </w:rPr>
        <w:t xml:space="preserve">el código escrito es </w:t>
      </w:r>
      <w:r>
        <w:rPr>
          <w:lang w:val="es-ES_tradnl"/>
        </w:rPr>
        <w:t>traducido para el código nativ</w:t>
      </w:r>
      <w:r w:rsidR="00265A66">
        <w:rPr>
          <w:lang w:val="es-ES_tradnl"/>
        </w:rPr>
        <w:t>o</w:t>
      </w:r>
      <w:r w:rsidR="008330A1">
        <w:rPr>
          <w:lang w:val="es-ES_tradnl"/>
        </w:rPr>
        <w:t xml:space="preserve"> de la plataforma</w:t>
      </w:r>
      <w:r>
        <w:rPr>
          <w:lang w:val="es-ES_tradnl"/>
        </w:rPr>
        <w:t xml:space="preserve">. </w:t>
      </w:r>
      <w:r w:rsidR="008330A1">
        <w:rPr>
          <w:lang w:val="es-ES_tradnl"/>
        </w:rPr>
        <w:t>En otras palabras, t</w:t>
      </w:r>
      <w:r w:rsidR="00265A66">
        <w:rPr>
          <w:lang w:val="es-ES_tradnl"/>
        </w:rPr>
        <w:t>odo el código fuente de la aplicación</w:t>
      </w:r>
      <w:r w:rsidR="008330A1">
        <w:rPr>
          <w:lang w:val="es-ES_tradnl"/>
        </w:rPr>
        <w:t xml:space="preserve"> desarrollada</w:t>
      </w:r>
      <w:r w:rsidR="00265A66">
        <w:rPr>
          <w:lang w:val="es-ES_tradnl"/>
        </w:rPr>
        <w:t xml:space="preserve"> es implantada en el dispositivo, donde es interpretada usando algún tipo de mecanismo (generalmente un SDK de la herramienta elegida)</w:t>
      </w:r>
      <w:r w:rsidR="00092415">
        <w:rPr>
          <w:lang w:val="es-ES_tradnl"/>
        </w:rPr>
        <w:t>.</w:t>
      </w:r>
    </w:p>
    <w:p w14:paraId="6E1154E5" w14:textId="6B7B9102" w:rsidR="00264CA2" w:rsidRDefault="00264CA2" w:rsidP="00264CA2">
      <w:pPr>
        <w:pStyle w:val="cuerpo-tfg"/>
        <w:rPr>
          <w:lang w:val="es-ES_tradnl"/>
        </w:rPr>
      </w:pPr>
      <w:r>
        <w:rPr>
          <w:lang w:val="es-ES_tradnl"/>
        </w:rPr>
        <w:t>La herramienta Titanium citada anteriormente se encaja en esa categoría,</w:t>
      </w:r>
      <w:r w:rsidR="00092415">
        <w:rPr>
          <w:lang w:val="es-ES_tradnl"/>
        </w:rPr>
        <w:t xml:space="preserve"> pues cuando la aplicación es instalada en el dispositivo, </w:t>
      </w:r>
      <w:r w:rsidR="008330A1">
        <w:rPr>
          <w:lang w:val="es-ES_tradnl"/>
        </w:rPr>
        <w:t>todo el código es implantando en el dispositivo y es</w:t>
      </w:r>
      <w:r w:rsidR="00092415">
        <w:rPr>
          <w:lang w:val="es-ES_tradnl"/>
        </w:rPr>
        <w:t xml:space="preserve"> interpretado usando algún tipo de</w:t>
      </w:r>
      <w:r w:rsidR="008330A1">
        <w:rPr>
          <w:lang w:val="es-ES_tradnl"/>
        </w:rPr>
        <w:t xml:space="preserve"> motor Javascript</w:t>
      </w:r>
      <w:r w:rsidR="00092415">
        <w:rPr>
          <w:lang w:val="es-ES_tradnl"/>
        </w:rPr>
        <w:t xml:space="preserve">. </w:t>
      </w:r>
      <w:r w:rsidR="008330A1">
        <w:rPr>
          <w:lang w:val="es-ES_tradnl"/>
        </w:rPr>
        <w:t xml:space="preserve">En el caso de Titanium, </w:t>
      </w:r>
      <w:r w:rsidR="00092415" w:rsidRPr="008330A1">
        <w:rPr>
          <w:lang w:val="es-ES_tradnl"/>
        </w:rPr>
        <w:t>Mozilla’s Rhino</w:t>
      </w:r>
      <w:r w:rsidR="00092415">
        <w:rPr>
          <w:lang w:val="es-ES_tradnl"/>
        </w:rPr>
        <w:t xml:space="preserve"> es usado en el Android y </w:t>
      </w:r>
      <w:r w:rsidR="00092415" w:rsidRPr="008330A1">
        <w:rPr>
          <w:lang w:val="es-ES_tradnl"/>
        </w:rPr>
        <w:t>JavascriptCore</w:t>
      </w:r>
      <w:r w:rsidR="00092415">
        <w:rPr>
          <w:lang w:val="es-ES_tradnl"/>
        </w:rPr>
        <w:t xml:space="preserve"> en iOS.</w:t>
      </w:r>
      <w:r w:rsidR="008330A1">
        <w:rPr>
          <w:lang w:val="es-ES_tradnl"/>
        </w:rPr>
        <w:t xml:space="preserve"> </w:t>
      </w:r>
      <w:r w:rsidR="008330A1">
        <w:rPr>
          <w:shd w:val="clear" w:color="auto" w:fill="FFFFFF"/>
          <w:lang w:val="es-ES_tradnl"/>
        </w:rPr>
        <w:t>[11]</w:t>
      </w:r>
    </w:p>
    <w:p w14:paraId="4B091FEF" w14:textId="41B08670" w:rsidR="00671453" w:rsidRDefault="00671453" w:rsidP="00264CA2">
      <w:pPr>
        <w:pStyle w:val="cuerpo-tfg"/>
        <w:rPr>
          <w:lang w:val="es-ES_tradnl"/>
        </w:rPr>
      </w:pPr>
      <w:r>
        <w:rPr>
          <w:lang w:val="es-ES_tradnl"/>
        </w:rPr>
        <w:t>La ventaja de este tipo</w:t>
      </w:r>
      <w:r w:rsidR="00F74FB0">
        <w:rPr>
          <w:lang w:val="es-ES_tradnl"/>
        </w:rPr>
        <w:t xml:space="preserve"> de aplicación</w:t>
      </w:r>
      <w:r>
        <w:rPr>
          <w:lang w:val="es-ES_tradnl"/>
        </w:rPr>
        <w:t xml:space="preserve"> es que es independiente de la plataforma</w:t>
      </w:r>
      <w:r w:rsidR="00AB5EBD">
        <w:rPr>
          <w:lang w:val="es-ES_tradnl"/>
        </w:rPr>
        <w:t>,</w:t>
      </w:r>
      <w:r>
        <w:rPr>
          <w:lang w:val="es-ES_tradnl"/>
        </w:rPr>
        <w:t xml:space="preserve"> consigue llegar </w:t>
      </w:r>
      <w:r w:rsidR="007310B4">
        <w:rPr>
          <w:lang w:val="es-ES_tradnl"/>
        </w:rPr>
        <w:t xml:space="preserve">a un nivel muy parecido </w:t>
      </w:r>
      <w:r>
        <w:rPr>
          <w:lang w:val="es-ES_tradnl"/>
        </w:rPr>
        <w:t>de una experiencia nativa. Mientras las desventajas son la total dependencia del ambiente de desarrollo.</w:t>
      </w:r>
    </w:p>
    <w:p w14:paraId="28ECD68B" w14:textId="6F696BF3" w:rsidR="00671453" w:rsidRDefault="008330A1" w:rsidP="00264CA2">
      <w:pPr>
        <w:pStyle w:val="cuerpo-tfg"/>
        <w:rPr>
          <w:lang w:val="es-ES_tradnl"/>
        </w:rPr>
      </w:pPr>
      <w:r>
        <w:rPr>
          <w:noProof/>
        </w:rPr>
        <mc:AlternateContent>
          <mc:Choice Requires="wps">
            <w:drawing>
              <wp:anchor distT="0" distB="0" distL="114300" distR="114300" simplePos="0" relativeHeight="251706368" behindDoc="0" locked="0" layoutInCell="1" allowOverlap="1" wp14:anchorId="4A6EF14D" wp14:editId="343BDC6A">
                <wp:simplePos x="0" y="0"/>
                <wp:positionH relativeFrom="column">
                  <wp:posOffset>109220</wp:posOffset>
                </wp:positionH>
                <wp:positionV relativeFrom="paragraph">
                  <wp:posOffset>4234815</wp:posOffset>
                </wp:positionV>
                <wp:extent cx="5520690" cy="381635"/>
                <wp:effectExtent l="0" t="0" r="381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5520690" cy="381635"/>
                        </a:xfrm>
                        <a:prstGeom prst="rect">
                          <a:avLst/>
                        </a:prstGeom>
                        <a:solidFill>
                          <a:prstClr val="white"/>
                        </a:solidFill>
                        <a:ln>
                          <a:noFill/>
                        </a:ln>
                      </wps:spPr>
                      <wps:txbx>
                        <w:txbxContent>
                          <w:p w14:paraId="6BB56AAC" w14:textId="1DB0DE4C" w:rsidR="00D427B5" w:rsidRPr="00874E66" w:rsidRDefault="00D427B5" w:rsidP="00CD70CA">
                            <w:pPr>
                              <w:pStyle w:val="Descripcin"/>
                              <w:rPr>
                                <w:rFonts w:ascii="Arial" w:hAnsi="Arial" w:cs="Arial"/>
                                <w:noProof/>
                                <w:sz w:val="24"/>
                                <w:szCs w:val="24"/>
                                <w:lang w:val="es-ES_tradnl"/>
                              </w:rPr>
                            </w:pPr>
                            <w:bookmarkStart w:id="147" w:name="_Toc62568406"/>
                            <w:r>
                              <w:t xml:space="preserve">Ilustración </w:t>
                            </w:r>
                            <w:fldSimple w:instr=" SEQ Ilustración \* ARABIC ">
                              <w:r>
                                <w:rPr>
                                  <w:noProof/>
                                </w:rPr>
                                <w:t>7</w:t>
                              </w:r>
                            </w:fldSimple>
                            <w:r>
                              <w:t>. Ejemplos de aplicaciones interpretadas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6EF14D" id="Cuadro de texto 39" o:spid="_x0000_s1040" type="#_x0000_t202" style="position:absolute;left:0;text-align:left;margin-left:8.6pt;margin-top:333.45pt;width:434.7pt;height:30.0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" stroked="f">
                <v:textbox inset="0,0,0,0">
                  <w:txbxContent>
                    <w:p w14:paraId="6BB56AAC" w14:textId="1DB0DE4C" w:rsidR="00D427B5" w:rsidRPr="00874E66" w:rsidRDefault="00D427B5" w:rsidP="00CD70CA">
                      <w:pPr>
                        <w:pStyle w:val="Descripcin"/>
                        <w:rPr>
                          <w:rFonts w:ascii="Arial" w:hAnsi="Arial" w:cs="Arial"/>
                          <w:noProof/>
                          <w:sz w:val="24"/>
                          <w:szCs w:val="24"/>
                          <w:lang w:val="es-ES_tradnl"/>
                        </w:rPr>
                      </w:pPr>
                      <w:bookmarkStart w:id="148" w:name="_Toc62568406"/>
                      <w:r>
                        <w:t xml:space="preserve">Ilustración </w:t>
                      </w:r>
                      <w:fldSimple w:instr=" SEQ Ilustración \* ARABIC ">
                        <w:r>
                          <w:rPr>
                            <w:noProof/>
                          </w:rPr>
                          <w:t>7</w:t>
                        </w:r>
                      </w:fldSimple>
                      <w:r>
                        <w:t>. Ejemplos de aplicaciones interpretadas</w:t>
                      </w:r>
                      <w:bookmarkEnd w:id="148"/>
                    </w:p>
                  </w:txbxContent>
                </v:textbox>
                <w10:wrap type="square"/>
              </v:shape>
            </w:pict>
          </mc:Fallback>
        </mc:AlternateContent>
      </w:r>
      <w:r>
        <w:rPr>
          <w:noProof/>
        </w:rPr>
        <mc:AlternateContent>
          <mc:Choice Requires="wps">
            <w:drawing>
              <wp:anchor distT="0" distB="0" distL="114300" distR="114300" simplePos="0" relativeHeight="251754496" behindDoc="0" locked="0" layoutInCell="1" allowOverlap="1" wp14:anchorId="0E8B3E27" wp14:editId="0926E56B">
                <wp:simplePos x="0" y="0"/>
                <wp:positionH relativeFrom="margin">
                  <wp:posOffset>1979295</wp:posOffset>
                </wp:positionH>
                <wp:positionV relativeFrom="paragraph">
                  <wp:posOffset>4389120</wp:posOffset>
                </wp:positionV>
                <wp:extent cx="1590040" cy="23812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1590040" cy="238125"/>
                        </a:xfrm>
                        <a:prstGeom prst="rect">
                          <a:avLst/>
                        </a:prstGeom>
                        <a:noFill/>
                        <a:ln w="6350">
                          <a:noFill/>
                        </a:ln>
                      </wps:spPr>
                      <wps:txbx>
                        <w:txbxContent>
                          <w:p w14:paraId="7B0C685C"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B3E27" id="Cuadro de texto 53" o:spid="_x0000_s1041" type="#_x0000_t202" style="position:absolute;left:0;text-align:left;margin-left:155.85pt;margin-top:345.6pt;width:125.2pt;height:18.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" filled="f" stroked="f" strokeweight=".5pt">
                <v:textbox>
                  <w:txbxContent>
                    <w:p w14:paraId="7B0C685C"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Pr>
          <w:noProof/>
          <w:lang w:val="es-ES_tradnl"/>
        </w:rPr>
        <w:drawing>
          <wp:anchor distT="0" distB="0" distL="114300" distR="114300" simplePos="0" relativeHeight="251671552" behindDoc="0" locked="0" layoutInCell="1" allowOverlap="1" wp14:anchorId="5DE4F34A" wp14:editId="7AC8EC87">
            <wp:simplePos x="0" y="0"/>
            <wp:positionH relativeFrom="margin">
              <wp:posOffset>117475</wp:posOffset>
            </wp:positionH>
            <wp:positionV relativeFrom="paragraph">
              <wp:posOffset>1044464</wp:posOffset>
            </wp:positionV>
            <wp:extent cx="5520690" cy="3149600"/>
            <wp:effectExtent l="0" t="0" r="381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0690" cy="314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1453">
        <w:rPr>
          <w:lang w:val="es-ES_tradnl"/>
        </w:rPr>
        <w:t xml:space="preserve">En la </w:t>
      </w:r>
      <w:r w:rsidR="007310B4">
        <w:rPr>
          <w:lang w:val="es-ES_tradnl"/>
        </w:rPr>
        <w:t xml:space="preserve">siguiente </w:t>
      </w:r>
      <w:r w:rsidR="00671453">
        <w:rPr>
          <w:lang w:val="es-ES_tradnl"/>
        </w:rPr>
        <w:t xml:space="preserve">imagen se </w:t>
      </w:r>
      <w:r>
        <w:rPr>
          <w:lang w:val="es-ES_tradnl"/>
        </w:rPr>
        <w:t>hay un</w:t>
      </w:r>
      <w:r w:rsidR="00671453">
        <w:rPr>
          <w:lang w:val="es-ES_tradnl"/>
        </w:rPr>
        <w:t xml:space="preserve"> ejemplo de una aplicación interpretada, </w:t>
      </w:r>
      <w:r>
        <w:rPr>
          <w:lang w:val="es-ES_tradnl"/>
        </w:rPr>
        <w:t xml:space="preserve">donde </w:t>
      </w:r>
      <w:r w:rsidR="00F45558">
        <w:rPr>
          <w:lang w:val="es-ES_tradnl"/>
        </w:rPr>
        <w:t>en termos de interfaz de la aplicación, es casi imposible</w:t>
      </w:r>
      <w:r w:rsidR="00671453">
        <w:rPr>
          <w:lang w:val="es-ES_tradnl"/>
        </w:rPr>
        <w:t xml:space="preserve"> nota</w:t>
      </w:r>
      <w:r w:rsidR="00F45558">
        <w:rPr>
          <w:lang w:val="es-ES_tradnl"/>
        </w:rPr>
        <w:t>r</w:t>
      </w:r>
      <w:r w:rsidR="00671453">
        <w:rPr>
          <w:lang w:val="es-ES_tradnl"/>
        </w:rPr>
        <w:t xml:space="preserve"> la diferencia entre ella y una aplicación nativa.</w:t>
      </w:r>
    </w:p>
    <w:p w14:paraId="24EC2907" w14:textId="46899CA4" w:rsidR="00F74FB0" w:rsidRDefault="00F74FB0" w:rsidP="00F74FB0">
      <w:pPr>
        <w:pStyle w:val="Ttulo3"/>
        <w:numPr>
          <w:ilvl w:val="2"/>
          <w:numId w:val="5"/>
        </w:numPr>
        <w:rPr>
          <w:lang w:val="es-ES_tradnl"/>
        </w:rPr>
      </w:pPr>
      <w:bookmarkStart w:id="149" w:name="_Toc62568373"/>
      <w:r>
        <w:rPr>
          <w:lang w:val="es-ES_tradnl"/>
        </w:rPr>
        <w:lastRenderedPageBreak/>
        <w:t>Aplicaciones generadas por multiplataformas</w:t>
      </w:r>
      <w:bookmarkEnd w:id="149"/>
    </w:p>
    <w:p w14:paraId="6E89F800" w14:textId="11011E97" w:rsidR="00F74FB0" w:rsidRPr="00F74FB0" w:rsidRDefault="00232B0A" w:rsidP="00F74FB0">
      <w:pPr>
        <w:pStyle w:val="cuerpo-tfg"/>
        <w:rPr>
          <w:lang w:val="es-ES_tradnl"/>
        </w:rPr>
      </w:pPr>
      <w:r>
        <w:rPr>
          <w:lang w:val="es-ES_tradnl"/>
        </w:rPr>
        <w:t>Esa categoría es muy parecida con la anterior, la única diferencia es</w:t>
      </w:r>
      <w:r w:rsidR="00F45558">
        <w:rPr>
          <w:lang w:val="es-ES_tradnl"/>
        </w:rPr>
        <w:t xml:space="preserve"> que</w:t>
      </w:r>
      <w:r>
        <w:rPr>
          <w:lang w:val="es-ES_tradnl"/>
        </w:rPr>
        <w:t xml:space="preserve"> en lugar del código ser interpretado, el código es compilado. Las</w:t>
      </w:r>
      <w:r w:rsidR="00F74FB0">
        <w:rPr>
          <w:lang w:val="es-ES_tradnl"/>
        </w:rPr>
        <w:t xml:space="preserve"> aplicaciones son compiladas nativamente, creando una versión </w:t>
      </w:r>
      <w:r w:rsidR="00AB5EBD">
        <w:rPr>
          <w:lang w:val="es-ES_tradnl"/>
        </w:rPr>
        <w:t>específica</w:t>
      </w:r>
      <w:r w:rsidR="00F74FB0">
        <w:rPr>
          <w:lang w:val="es-ES_tradnl"/>
        </w:rPr>
        <w:t xml:space="preserve"> para cada plataforma de destino. Por ejemplo, antes de lanzar una aplicación, la herramienta hace una especie de “traducción” de la aplicación para la plataforma destino. </w:t>
      </w:r>
      <w:r w:rsidR="00F45558">
        <w:rPr>
          <w:lang w:val="es-ES_tradnl"/>
        </w:rPr>
        <w:t>Observe</w:t>
      </w:r>
      <w:r w:rsidR="00F74FB0">
        <w:rPr>
          <w:lang w:val="es-ES_tradnl"/>
        </w:rPr>
        <w:t xml:space="preserve"> que no es el desarrollador que tiene ese trabajo, sino que la herramienta elegida. El desarrollador sigue desarrollando la aplicación una sola vez, pero compilando para las plataformas de destino.</w:t>
      </w:r>
    </w:p>
    <w:p w14:paraId="7D78E846" w14:textId="423EFE69" w:rsidR="00F627FB" w:rsidRDefault="00F74FB0" w:rsidP="001903DB">
      <w:pPr>
        <w:pStyle w:val="cuerpo-tfg"/>
        <w:spacing w:before="240"/>
        <w:rPr>
          <w:shd w:val="clear" w:color="auto" w:fill="FFFFFF"/>
          <w:lang w:val="es-ES_tradnl"/>
        </w:rPr>
      </w:pPr>
      <w:r>
        <w:rPr>
          <w:shd w:val="clear" w:color="auto" w:fill="FFFFFF"/>
          <w:lang w:val="es-ES_tradnl"/>
        </w:rPr>
        <w:t xml:space="preserve">La herramienta Xamarin es un ejemplo de esa categoría </w:t>
      </w:r>
      <w:r w:rsidR="00232B0A">
        <w:rPr>
          <w:shd w:val="clear" w:color="auto" w:fill="FFFFFF"/>
          <w:lang w:val="es-ES_tradnl"/>
        </w:rPr>
        <w:t>y te permite escribir el código una sola vez y compilar para la plataforma</w:t>
      </w:r>
      <w:r w:rsidR="00F45558">
        <w:rPr>
          <w:shd w:val="clear" w:color="auto" w:fill="FFFFFF"/>
          <w:lang w:val="es-ES_tradnl"/>
        </w:rPr>
        <w:t xml:space="preserve"> que esa herramienta soporta</w:t>
      </w:r>
      <w:r w:rsidR="00232B0A">
        <w:rPr>
          <w:shd w:val="clear" w:color="auto" w:fill="FFFFFF"/>
          <w:lang w:val="es-ES_tradnl"/>
        </w:rPr>
        <w:t xml:space="preserve">. Las ventajas </w:t>
      </w:r>
      <w:r w:rsidR="00F45558">
        <w:rPr>
          <w:shd w:val="clear" w:color="auto" w:fill="FFFFFF"/>
          <w:lang w:val="es-ES_tradnl"/>
        </w:rPr>
        <w:t>de esa categoría</w:t>
      </w:r>
      <w:r w:rsidR="00232B0A">
        <w:rPr>
          <w:shd w:val="clear" w:color="auto" w:fill="FFFFFF"/>
          <w:lang w:val="es-ES_tradnl"/>
        </w:rPr>
        <w:t xml:space="preserve"> son las mismas de la </w:t>
      </w:r>
      <w:r w:rsidR="00F45558">
        <w:rPr>
          <w:shd w:val="clear" w:color="auto" w:fill="FFFFFF"/>
          <w:lang w:val="es-ES_tradnl"/>
        </w:rPr>
        <w:t xml:space="preserve">categoría </w:t>
      </w:r>
      <w:r w:rsidR="00232B0A">
        <w:rPr>
          <w:shd w:val="clear" w:color="auto" w:fill="FFFFFF"/>
          <w:lang w:val="es-ES_tradnl"/>
        </w:rPr>
        <w:t>anterior y las desventajas son</w:t>
      </w:r>
      <w:r w:rsidR="002D20EA">
        <w:rPr>
          <w:shd w:val="clear" w:color="auto" w:fill="FFFFFF"/>
          <w:lang w:val="es-ES_tradnl"/>
        </w:rPr>
        <w:t xml:space="preserve"> cuanto al tamaño de la aplicación que tienden a ser mayores.</w:t>
      </w:r>
    </w:p>
    <w:p w14:paraId="1438CF08" w14:textId="282E807B" w:rsidR="0020299D" w:rsidRDefault="00F45558" w:rsidP="0020299D">
      <w:pPr>
        <w:pStyle w:val="cuerpo-tfg"/>
        <w:spacing w:before="240"/>
        <w:rPr>
          <w:shd w:val="clear" w:color="auto" w:fill="FFFFFF"/>
          <w:lang w:val="es-ES_tradnl"/>
        </w:rPr>
      </w:pPr>
      <w:r>
        <w:rPr>
          <w:noProof/>
          <w:shd w:val="clear" w:color="auto" w:fill="FFFFFF"/>
          <w:lang w:val="es-ES_tradnl"/>
        </w:rPr>
        <w:drawing>
          <wp:anchor distT="0" distB="0" distL="114300" distR="114300" simplePos="0" relativeHeight="251672576" behindDoc="0" locked="0" layoutInCell="1" allowOverlap="1" wp14:anchorId="2C7A2C5E" wp14:editId="1B03C7A0">
            <wp:simplePos x="0" y="0"/>
            <wp:positionH relativeFrom="margin">
              <wp:align>right</wp:align>
            </wp:positionH>
            <wp:positionV relativeFrom="paragraph">
              <wp:posOffset>585277</wp:posOffset>
            </wp:positionV>
            <wp:extent cx="5753100" cy="3629025"/>
            <wp:effectExtent l="0" t="0" r="0" b="952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7143">
        <w:rPr>
          <w:noProof/>
        </w:rPr>
        <mc:AlternateContent>
          <mc:Choice Requires="wps">
            <w:drawing>
              <wp:anchor distT="0" distB="0" distL="114300" distR="114300" simplePos="0" relativeHeight="251756544" behindDoc="0" locked="0" layoutInCell="1" allowOverlap="1" wp14:anchorId="61BE136B" wp14:editId="299FA7F4">
                <wp:simplePos x="0" y="0"/>
                <wp:positionH relativeFrom="margin">
                  <wp:align>center</wp:align>
                </wp:positionH>
                <wp:positionV relativeFrom="paragraph">
                  <wp:posOffset>4555462</wp:posOffset>
                </wp:positionV>
                <wp:extent cx="1590261" cy="238540"/>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7C5EB9AD"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E136B" id="Cuadro de texto 54" o:spid="_x0000_s1042" type="#_x0000_t202" style="position:absolute;left:0;text-align:left;margin-left:0;margin-top:358.7pt;width:125.2pt;height:18.8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" filled="f" stroked="f" strokeweight=".5pt">
                <v:textbox>
                  <w:txbxContent>
                    <w:p w14:paraId="7C5EB9AD"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CD70CA">
        <w:rPr>
          <w:noProof/>
        </w:rPr>
        <mc:AlternateContent>
          <mc:Choice Requires="wps">
            <w:drawing>
              <wp:anchor distT="0" distB="0" distL="114300" distR="114300" simplePos="0" relativeHeight="251708416" behindDoc="0" locked="0" layoutInCell="1" allowOverlap="1" wp14:anchorId="0D23E1D2" wp14:editId="53395318">
                <wp:simplePos x="0" y="0"/>
                <wp:positionH relativeFrom="column">
                  <wp:posOffset>6350</wp:posOffset>
                </wp:positionH>
                <wp:positionV relativeFrom="paragraph">
                  <wp:posOffset>4382770</wp:posOffset>
                </wp:positionV>
                <wp:extent cx="575310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D7257B9" w14:textId="75D64A8F" w:rsidR="00D427B5" w:rsidRPr="007F4D32" w:rsidRDefault="00D427B5" w:rsidP="00CD70CA">
                            <w:pPr>
                              <w:pStyle w:val="Descripcin"/>
                              <w:rPr>
                                <w:rFonts w:ascii="Arial" w:hAnsi="Arial" w:cs="Arial"/>
                                <w:noProof/>
                                <w:sz w:val="24"/>
                                <w:szCs w:val="24"/>
                                <w:shd w:val="clear" w:color="auto" w:fill="FFFFFF"/>
                                <w:lang w:val="es-ES_tradnl"/>
                              </w:rPr>
                            </w:pPr>
                            <w:bookmarkStart w:id="150" w:name="_Toc62568407"/>
                            <w:r>
                              <w:t xml:space="preserve">Ilustración </w:t>
                            </w:r>
                            <w:fldSimple w:instr=" SEQ Ilustración \* ARABIC ">
                              <w:r>
                                <w:rPr>
                                  <w:noProof/>
                                </w:rPr>
                                <w:t>8</w:t>
                              </w:r>
                            </w:fldSimple>
                            <w:r>
                              <w:t>. Ejemplos de aplicaci</w:t>
                            </w:r>
                            <w:bookmarkEnd w:id="150"/>
                            <w:r>
                              <w:t>ón hecha con Xamarin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3E1D2" id="Cuadro de texto 40" o:spid="_x0000_s1043" type="#_x0000_t202" style="position:absolute;left:0;text-align:left;margin-left:.5pt;margin-top:345.1pt;width:45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" stroked="f">
                <v:textbox style="mso-fit-shape-to-text:t" inset="0,0,0,0">
                  <w:txbxContent>
                    <w:p w14:paraId="0D7257B9" w14:textId="75D64A8F" w:rsidR="00D427B5" w:rsidRPr="007F4D32" w:rsidRDefault="00D427B5" w:rsidP="00CD70CA">
                      <w:pPr>
                        <w:pStyle w:val="Descripcin"/>
                        <w:rPr>
                          <w:rFonts w:ascii="Arial" w:hAnsi="Arial" w:cs="Arial"/>
                          <w:noProof/>
                          <w:sz w:val="24"/>
                          <w:szCs w:val="24"/>
                          <w:shd w:val="clear" w:color="auto" w:fill="FFFFFF"/>
                          <w:lang w:val="es-ES_tradnl"/>
                        </w:rPr>
                      </w:pPr>
                      <w:bookmarkStart w:id="151" w:name="_Toc62568407"/>
                      <w:r>
                        <w:t xml:space="preserve">Ilustración </w:t>
                      </w:r>
                      <w:fldSimple w:instr=" SEQ Ilustración \* ARABIC ">
                        <w:r>
                          <w:rPr>
                            <w:noProof/>
                          </w:rPr>
                          <w:t>8</w:t>
                        </w:r>
                      </w:fldSimple>
                      <w:r>
                        <w:t>. Ejemplos de aplicaci</w:t>
                      </w:r>
                      <w:bookmarkEnd w:id="151"/>
                      <w:r>
                        <w:t>ón hecha con Xamarin</w:t>
                      </w:r>
                    </w:p>
                  </w:txbxContent>
                </v:textbox>
                <w10:wrap type="square"/>
              </v:shape>
            </w:pict>
          </mc:Fallback>
        </mc:AlternateContent>
      </w:r>
      <w:r w:rsidR="007310B4">
        <w:rPr>
          <w:shd w:val="clear" w:color="auto" w:fill="FFFFFF"/>
          <w:lang w:val="es-ES_tradnl"/>
        </w:rPr>
        <w:t>En la imagen abajo un e</w:t>
      </w:r>
      <w:r w:rsidR="002D20EA">
        <w:rPr>
          <w:shd w:val="clear" w:color="auto" w:fill="FFFFFF"/>
          <w:lang w:val="es-ES_tradnl"/>
        </w:rPr>
        <w:t>jemplo de una aplicación hecha con Xamarin</w:t>
      </w:r>
      <w:r>
        <w:rPr>
          <w:shd w:val="clear" w:color="auto" w:fill="FFFFFF"/>
          <w:lang w:val="es-ES_tradnl"/>
        </w:rPr>
        <w:t>.</w:t>
      </w:r>
    </w:p>
    <w:p w14:paraId="74C47BB3" w14:textId="4080A55D" w:rsidR="0036322A" w:rsidRPr="0020299D" w:rsidRDefault="0036322A" w:rsidP="00615A04">
      <w:pPr>
        <w:pStyle w:val="Ttulo2"/>
        <w:numPr>
          <w:ilvl w:val="1"/>
          <w:numId w:val="5"/>
        </w:numPr>
        <w:rPr>
          <w:shd w:val="clear" w:color="auto" w:fill="FFFFFF"/>
          <w:lang w:val="es-ES_tradnl"/>
        </w:rPr>
      </w:pPr>
      <w:bookmarkStart w:id="152" w:name="_Toc62568374"/>
      <w:r w:rsidRPr="0020299D">
        <w:rPr>
          <w:shd w:val="clear" w:color="auto" w:fill="FFFFFF"/>
        </w:rPr>
        <w:lastRenderedPageBreak/>
        <w:t>El problema de herramientas multiplataformas</w:t>
      </w:r>
      <w:bookmarkEnd w:id="152"/>
    </w:p>
    <w:p w14:paraId="60775B97" w14:textId="3445B38A" w:rsidR="00A96CB5" w:rsidRDefault="0036322A" w:rsidP="008D5D71">
      <w:pPr>
        <w:pStyle w:val="cuerpo-tfg"/>
        <w:spacing w:before="240"/>
        <w:rPr>
          <w:shd w:val="clear" w:color="auto" w:fill="FFFFFF"/>
          <w:lang w:val="es-ES_tradnl"/>
        </w:rPr>
      </w:pPr>
      <w:r>
        <w:rPr>
          <w:shd w:val="clear" w:color="auto" w:fill="FFFFFF"/>
          <w:lang w:val="es-ES_tradnl"/>
        </w:rPr>
        <w:t>Hasta ahora vimos que la mayor parte de las desventajas de las herramientas son la perca de la experiencia nativa, la lentitud, el tamaño de las aplicaciones</w:t>
      </w:r>
      <w:r w:rsidR="005C6242">
        <w:rPr>
          <w:shd w:val="clear" w:color="auto" w:fill="FFFFFF"/>
          <w:lang w:val="es-ES_tradnl"/>
        </w:rPr>
        <w:t xml:space="preserve"> y</w:t>
      </w:r>
      <w:r>
        <w:rPr>
          <w:shd w:val="clear" w:color="auto" w:fill="FFFFFF"/>
          <w:lang w:val="es-ES_tradnl"/>
        </w:rPr>
        <w:t xml:space="preserve"> la dependencia de ambientes de desarrollo.</w:t>
      </w:r>
      <w:r w:rsidR="007310B4">
        <w:rPr>
          <w:shd w:val="clear" w:color="auto" w:fill="FFFFFF"/>
          <w:lang w:val="es-ES_tradnl"/>
        </w:rPr>
        <w:t xml:space="preserve"> </w:t>
      </w:r>
      <w:r w:rsidR="00A96CB5">
        <w:rPr>
          <w:shd w:val="clear" w:color="auto" w:fill="FFFFFF"/>
          <w:lang w:val="es-ES_tradnl"/>
        </w:rPr>
        <w:t>Eses problemas deben ser llevados en cuenta ya que influyen directamente en el funcionamiento de la aplicación y también en la experiencia del usuario</w:t>
      </w:r>
      <w:r w:rsidR="008D5D71">
        <w:rPr>
          <w:shd w:val="clear" w:color="auto" w:fill="FFFFFF"/>
          <w:lang w:val="es-ES_tradnl"/>
        </w:rPr>
        <w:t xml:space="preserve"> final</w:t>
      </w:r>
      <w:r w:rsidR="00E72CE9">
        <w:rPr>
          <w:shd w:val="clear" w:color="auto" w:fill="FFFFFF"/>
          <w:lang w:val="es-ES_tradnl"/>
        </w:rPr>
        <w:t>, l</w:t>
      </w:r>
      <w:r w:rsidR="008D5D71">
        <w:rPr>
          <w:shd w:val="clear" w:color="auto" w:fill="FFFFFF"/>
          <w:lang w:val="es-ES_tradnl"/>
        </w:rPr>
        <w:t>o que puede implicar en una mala evaluación de la aplicación</w:t>
      </w:r>
      <w:r w:rsidR="00A96CB5">
        <w:rPr>
          <w:shd w:val="clear" w:color="auto" w:fill="FFFFFF"/>
          <w:lang w:val="es-ES_tradnl"/>
        </w:rPr>
        <w:t xml:space="preserve"> </w:t>
      </w:r>
      <w:r w:rsidR="008D5D71">
        <w:rPr>
          <w:shd w:val="clear" w:color="auto" w:fill="FFFFFF"/>
          <w:lang w:val="es-ES_tradnl"/>
        </w:rPr>
        <w:t>y consecuentemente la perca de clientes.</w:t>
      </w:r>
    </w:p>
    <w:p w14:paraId="1C57D790" w14:textId="5074BED4" w:rsidR="00AB5EBD" w:rsidRDefault="008D5D71" w:rsidP="008D5D71">
      <w:pPr>
        <w:pStyle w:val="cuerpo-tfg"/>
        <w:spacing w:before="240"/>
        <w:rPr>
          <w:shd w:val="clear" w:color="auto" w:fill="FFFFFF"/>
          <w:lang w:val="es-ES_tradnl"/>
        </w:rPr>
      </w:pPr>
      <w:r>
        <w:rPr>
          <w:shd w:val="clear" w:color="auto" w:fill="FFFFFF"/>
          <w:lang w:val="es-ES_tradnl"/>
        </w:rPr>
        <w:t xml:space="preserve">En contrapartida, las aplicaciones desarrolladas de forma nativa en gran parte no sufren de esos problemas. Pero, desarrollo de aplicaciones nativas exigen algunos requisitos, como por ejemplo diferentes equipos para diferentes plataformas (debido a las diferencias entre plataformas, no es común que </w:t>
      </w:r>
      <w:r w:rsidR="00E72CE9">
        <w:rPr>
          <w:shd w:val="clear" w:color="auto" w:fill="FFFFFF"/>
          <w:lang w:val="es-ES_tradnl"/>
        </w:rPr>
        <w:t>el</w:t>
      </w:r>
      <w:r>
        <w:rPr>
          <w:shd w:val="clear" w:color="auto" w:fill="FFFFFF"/>
          <w:lang w:val="es-ES_tradnl"/>
        </w:rPr>
        <w:t xml:space="preserve"> mism</w:t>
      </w:r>
      <w:r w:rsidR="00E72CE9">
        <w:rPr>
          <w:shd w:val="clear" w:color="auto" w:fill="FFFFFF"/>
          <w:lang w:val="es-ES_tradnl"/>
        </w:rPr>
        <w:t>o</w:t>
      </w:r>
      <w:r>
        <w:rPr>
          <w:shd w:val="clear" w:color="auto" w:fill="FFFFFF"/>
          <w:lang w:val="es-ES_tradnl"/>
        </w:rPr>
        <w:t xml:space="preserve"> equipo trabaje en </w:t>
      </w:r>
      <w:r w:rsidR="00E72CE9">
        <w:rPr>
          <w:shd w:val="clear" w:color="auto" w:fill="FFFFFF"/>
          <w:lang w:val="es-ES_tradnl"/>
        </w:rPr>
        <w:t>diferentes</w:t>
      </w:r>
      <w:r>
        <w:rPr>
          <w:shd w:val="clear" w:color="auto" w:fill="FFFFFF"/>
          <w:lang w:val="es-ES_tradnl"/>
        </w:rPr>
        <w:t xml:space="preserve"> plataformas), diferentes bases de código para diferentes plataformas, equipos </w:t>
      </w:r>
      <w:r w:rsidR="00E72CE9">
        <w:rPr>
          <w:shd w:val="clear" w:color="auto" w:fill="FFFFFF"/>
          <w:lang w:val="es-ES_tradnl"/>
        </w:rPr>
        <w:t xml:space="preserve">que deben </w:t>
      </w:r>
      <w:r>
        <w:rPr>
          <w:shd w:val="clear" w:color="auto" w:fill="FFFFFF"/>
          <w:lang w:val="es-ES_tradnl"/>
        </w:rPr>
        <w:t>cont</w:t>
      </w:r>
      <w:r w:rsidR="00E72CE9">
        <w:rPr>
          <w:shd w:val="clear" w:color="auto" w:fill="FFFFFF"/>
          <w:lang w:val="es-ES_tradnl"/>
        </w:rPr>
        <w:t>ar</w:t>
      </w:r>
      <w:r>
        <w:rPr>
          <w:shd w:val="clear" w:color="auto" w:fill="FFFFFF"/>
          <w:lang w:val="es-ES_tradnl"/>
        </w:rPr>
        <w:t xml:space="preserve"> </w:t>
      </w:r>
      <w:r w:rsidR="00E72CE9">
        <w:rPr>
          <w:shd w:val="clear" w:color="auto" w:fill="FFFFFF"/>
          <w:lang w:val="es-ES_tradnl"/>
        </w:rPr>
        <w:t xml:space="preserve">con </w:t>
      </w:r>
      <w:r>
        <w:rPr>
          <w:shd w:val="clear" w:color="auto" w:fill="FFFFFF"/>
          <w:lang w:val="es-ES_tradnl"/>
        </w:rPr>
        <w:t xml:space="preserve">más personas. </w:t>
      </w:r>
      <w:r w:rsidR="00E72CE9">
        <w:rPr>
          <w:shd w:val="clear" w:color="auto" w:fill="FFFFFF"/>
          <w:lang w:val="es-ES_tradnl"/>
        </w:rPr>
        <w:t>Todos estos</w:t>
      </w:r>
      <w:r>
        <w:rPr>
          <w:shd w:val="clear" w:color="auto" w:fill="FFFFFF"/>
          <w:lang w:val="es-ES_tradnl"/>
        </w:rPr>
        <w:t xml:space="preserve"> requisitos influyen directamente en el coste de la construcción de la aplicación</w:t>
      </w:r>
      <w:r w:rsidR="00E72CE9">
        <w:rPr>
          <w:shd w:val="clear" w:color="auto" w:fill="FFFFFF"/>
          <w:lang w:val="es-ES_tradnl"/>
        </w:rPr>
        <w:t xml:space="preserve"> y en el tiempo para el desarrollo de esta.</w:t>
      </w:r>
    </w:p>
    <w:p w14:paraId="27A2BB69" w14:textId="4B8DCEFE" w:rsidR="007310B4" w:rsidRDefault="007310B4" w:rsidP="00DE0028">
      <w:pPr>
        <w:pStyle w:val="cuerpo-tfg"/>
        <w:spacing w:before="240"/>
        <w:rPr>
          <w:shd w:val="clear" w:color="auto" w:fill="FFFFFF"/>
          <w:lang w:val="es-ES_tradnl"/>
        </w:rPr>
      </w:pPr>
      <w:r>
        <w:rPr>
          <w:shd w:val="clear" w:color="auto" w:fill="FFFFFF"/>
          <w:lang w:val="es-ES_tradnl"/>
        </w:rPr>
        <w:t xml:space="preserve">De esta manera nasce </w:t>
      </w:r>
      <w:r w:rsidR="0020299D">
        <w:rPr>
          <w:shd w:val="clear" w:color="auto" w:fill="FFFFFF"/>
          <w:lang w:val="es-ES_tradnl"/>
        </w:rPr>
        <w:t>Flutter</w:t>
      </w:r>
      <w:r w:rsidR="00DE0028">
        <w:rPr>
          <w:shd w:val="clear" w:color="auto" w:fill="FFFFFF"/>
          <w:lang w:val="es-ES_tradnl"/>
        </w:rPr>
        <w:t xml:space="preserve"> -</w:t>
      </w:r>
      <w:r w:rsidR="00E72CE9">
        <w:rPr>
          <w:shd w:val="clear" w:color="auto" w:fill="FFFFFF"/>
          <w:lang w:val="es-ES_tradnl"/>
        </w:rPr>
        <w:t xml:space="preserve"> </w:t>
      </w:r>
      <w:r w:rsidR="00DE0028">
        <w:rPr>
          <w:shd w:val="clear" w:color="auto" w:fill="FFFFFF"/>
          <w:lang w:val="es-ES_tradnl"/>
        </w:rPr>
        <w:t xml:space="preserve">framework multiplataforma donde se desarrolla “una” vez, permitiendo agilidad, eficacia y un modelado de diseño único para cada aplicación, en donde sin importar la plataforma, esta se integrará para brindar la mejor experiencia de usuario posible - </w:t>
      </w:r>
      <w:r w:rsidR="00E72CE9">
        <w:rPr>
          <w:shd w:val="clear" w:color="auto" w:fill="FFFFFF"/>
          <w:lang w:val="es-ES_tradnl"/>
        </w:rPr>
        <w:t xml:space="preserve">con el objetivo de agregar lo mejor de los dos mundos. En otras palabras, </w:t>
      </w:r>
      <w:r w:rsidR="0020299D">
        <w:rPr>
          <w:shd w:val="clear" w:color="auto" w:fill="FFFFFF"/>
          <w:lang w:val="es-ES_tradnl"/>
        </w:rPr>
        <w:t>acabar</w:t>
      </w:r>
      <w:r w:rsidR="00E72CE9">
        <w:rPr>
          <w:shd w:val="clear" w:color="auto" w:fill="FFFFFF"/>
          <w:lang w:val="es-ES_tradnl"/>
        </w:rPr>
        <w:t xml:space="preserve"> o mitigar</w:t>
      </w:r>
      <w:r w:rsidR="0020299D">
        <w:rPr>
          <w:shd w:val="clear" w:color="auto" w:fill="FFFFFF"/>
          <w:lang w:val="es-ES_tradnl"/>
        </w:rPr>
        <w:t xml:space="preserve"> la mayor parte de </w:t>
      </w:r>
      <w:r w:rsidR="00E72CE9">
        <w:rPr>
          <w:shd w:val="clear" w:color="auto" w:fill="FFFFFF"/>
          <w:lang w:val="es-ES_tradnl"/>
        </w:rPr>
        <w:t>los</w:t>
      </w:r>
      <w:r w:rsidR="0020299D">
        <w:rPr>
          <w:shd w:val="clear" w:color="auto" w:fill="FFFFFF"/>
          <w:lang w:val="es-ES_tradnl"/>
        </w:rPr>
        <w:t xml:space="preserve"> problemas </w:t>
      </w:r>
      <w:r w:rsidR="00E72CE9">
        <w:rPr>
          <w:shd w:val="clear" w:color="auto" w:fill="FFFFFF"/>
          <w:lang w:val="es-ES_tradnl"/>
        </w:rPr>
        <w:t>de las herramientas multiplataformas y nativas.</w:t>
      </w:r>
      <w:r w:rsidR="0020299D">
        <w:rPr>
          <w:shd w:val="clear" w:color="auto" w:fill="FFFFFF"/>
          <w:lang w:val="es-ES_tradnl"/>
        </w:rPr>
        <w:t xml:space="preserve"> </w:t>
      </w:r>
    </w:p>
    <w:p w14:paraId="1FAB7126" w14:textId="77777777" w:rsidR="007310B4" w:rsidRDefault="007310B4">
      <w:pPr>
        <w:rPr>
          <w:rFonts w:ascii="Arial" w:hAnsi="Arial" w:cs="Arial"/>
          <w:sz w:val="24"/>
          <w:szCs w:val="24"/>
          <w:shd w:val="clear" w:color="auto" w:fill="FFFFFF"/>
          <w:lang w:val="es-ES_tradnl"/>
        </w:rPr>
      </w:pPr>
      <w:r>
        <w:rPr>
          <w:shd w:val="clear" w:color="auto" w:fill="FFFFFF"/>
          <w:lang w:val="es-ES_tradnl"/>
        </w:rPr>
        <w:br w:type="page"/>
      </w:r>
    </w:p>
    <w:p w14:paraId="26C94DB2" w14:textId="77777777" w:rsidR="00615A04" w:rsidRDefault="0020299D" w:rsidP="00615A04">
      <w:pPr>
        <w:pStyle w:val="Ttulo1"/>
        <w:numPr>
          <w:ilvl w:val="0"/>
          <w:numId w:val="5"/>
        </w:numPr>
        <w:rPr>
          <w:shd w:val="clear" w:color="auto" w:fill="FFFFFF"/>
        </w:rPr>
      </w:pPr>
      <w:bookmarkStart w:id="153" w:name="_Toc62568375"/>
      <w:r>
        <w:rPr>
          <w:shd w:val="clear" w:color="auto" w:fill="FFFFFF"/>
        </w:rPr>
        <w:lastRenderedPageBreak/>
        <w:t>FLUTTER</w:t>
      </w:r>
      <w:bookmarkEnd w:id="153"/>
    </w:p>
    <w:p w14:paraId="4598D498" w14:textId="084B02B0" w:rsidR="007310B4" w:rsidRPr="007310B4" w:rsidRDefault="00615A04" w:rsidP="007310B4">
      <w:pPr>
        <w:pStyle w:val="cuerpo-tfg"/>
        <w:rPr>
          <w:shd w:val="clear" w:color="auto" w:fill="FFFFFF"/>
        </w:rPr>
      </w:pPr>
      <w:r>
        <w:rPr>
          <w:shd w:val="clear" w:color="auto" w:fill="FFFFFF"/>
        </w:rPr>
        <w:t xml:space="preserve">Flutter es una creación de la </w:t>
      </w:r>
      <w:r w:rsidR="007310B4">
        <w:rPr>
          <w:shd w:val="clear" w:color="auto" w:fill="FFFFFF"/>
        </w:rPr>
        <w:t>gran</w:t>
      </w:r>
      <w:r>
        <w:rPr>
          <w:shd w:val="clear" w:color="auto" w:fill="FFFFFF"/>
        </w:rPr>
        <w:t xml:space="preserve"> compañía Google. Según la propria compañía Flutter es el conjunto de herramientas de interfaz de usuario (UI) para crear hermosas aplicaciones compiladas de forma nativa para dispositivos móviles, web y de escritorio a partir de una única base de código.</w:t>
      </w:r>
      <w:r w:rsidR="0044265B">
        <w:rPr>
          <w:shd w:val="clear" w:color="auto" w:fill="FFFFFF"/>
        </w:rPr>
        <w:t xml:space="preserve"> [14]</w:t>
      </w:r>
    </w:p>
    <w:p w14:paraId="291308DE" w14:textId="06DEE963" w:rsidR="00345774" w:rsidRDefault="00615A04" w:rsidP="00615A04">
      <w:pPr>
        <w:pStyle w:val="cuerpo-tfg"/>
        <w:rPr>
          <w:shd w:val="clear" w:color="auto" w:fill="FFFFFF"/>
        </w:rPr>
      </w:pPr>
      <w:r>
        <w:rPr>
          <w:shd w:val="clear" w:color="auto" w:fill="FFFFFF"/>
        </w:rPr>
        <w:t xml:space="preserve">Flutter ha ganado vida en 2015 con el nombre de </w:t>
      </w:r>
      <w:r w:rsidRPr="00345774">
        <w:rPr>
          <w:i/>
          <w:iCs/>
          <w:shd w:val="clear" w:color="auto" w:fill="FFFFFF"/>
        </w:rPr>
        <w:t>Sky</w:t>
      </w:r>
      <w:r>
        <w:rPr>
          <w:shd w:val="clear" w:color="auto" w:fill="FFFFFF"/>
        </w:rPr>
        <w:t xml:space="preserve">. Al principio, por si tratar de una herramienta de Google, solo ejecutaba en dispositivos con el sistema operativo Android, pero después fue portado para iOS y hoy en día sigue </w:t>
      </w:r>
      <w:r w:rsidR="00345774">
        <w:rPr>
          <w:shd w:val="clear" w:color="auto" w:fill="FFFFFF"/>
        </w:rPr>
        <w:t>cubriendo</w:t>
      </w:r>
      <w:r>
        <w:rPr>
          <w:shd w:val="clear" w:color="auto" w:fill="FFFFFF"/>
        </w:rPr>
        <w:t xml:space="preserve"> las dos plataformas que dominan este nicho de mercado.</w:t>
      </w:r>
    </w:p>
    <w:p w14:paraId="5174FFF4" w14:textId="66D8EF66" w:rsidR="00CA3D72" w:rsidRDefault="00345774" w:rsidP="00615A04">
      <w:pPr>
        <w:pStyle w:val="cuerpo-tfg"/>
        <w:rPr>
          <w:shd w:val="clear" w:color="auto" w:fill="FFFFFF"/>
        </w:rPr>
      </w:pPr>
      <w:r>
        <w:rPr>
          <w:shd w:val="clear" w:color="auto" w:fill="FFFFFF"/>
        </w:rPr>
        <w:t>Después de muchas versiones lanzadas desde el primer lanzamiento inicial en 2015, en diciembre de 2018 acontece el primer lanzamiento estable de Flutter</w:t>
      </w:r>
      <w:r w:rsidR="007310B4">
        <w:rPr>
          <w:shd w:val="clear" w:color="auto" w:fill="FFFFFF"/>
        </w:rPr>
        <w:t>,</w:t>
      </w:r>
      <w:r>
        <w:rPr>
          <w:shd w:val="clear" w:color="auto" w:fill="FFFFFF"/>
        </w:rPr>
        <w:t xml:space="preserve"> eso significa que la herramienta esta lista para que la comunidad (desarrolladores, compañías, dentro muchos otros) pueda empezar a utilizarla para crear y po</w:t>
      </w:r>
      <w:r w:rsidR="007310B4">
        <w:rPr>
          <w:shd w:val="clear" w:color="auto" w:fill="FFFFFF"/>
        </w:rPr>
        <w:t>ner</w:t>
      </w:r>
      <w:r w:rsidR="00B5523F">
        <w:rPr>
          <w:shd w:val="clear" w:color="auto" w:fill="FFFFFF"/>
        </w:rPr>
        <w:t xml:space="preserve"> en</w:t>
      </w:r>
      <w:r>
        <w:rPr>
          <w:shd w:val="clear" w:color="auto" w:fill="FFFFFF"/>
        </w:rPr>
        <w:t xml:space="preserve"> marcha aplicaciones reales.</w:t>
      </w:r>
    </w:p>
    <w:p w14:paraId="1CAC2CB4" w14:textId="3E9170E8" w:rsidR="00CA3D72" w:rsidRDefault="00CA3D72" w:rsidP="00501E9A">
      <w:pPr>
        <w:pStyle w:val="Ttulo2"/>
        <w:numPr>
          <w:ilvl w:val="1"/>
          <w:numId w:val="5"/>
        </w:numPr>
        <w:rPr>
          <w:shd w:val="clear" w:color="auto" w:fill="FFFFFF"/>
        </w:rPr>
      </w:pPr>
      <w:bookmarkStart w:id="154" w:name="_Toc62568376"/>
      <w:r>
        <w:rPr>
          <w:shd w:val="clear" w:color="auto" w:fill="FFFFFF"/>
        </w:rPr>
        <w:t>¿Para qué sirve Flutter?</w:t>
      </w:r>
      <w:bookmarkEnd w:id="154"/>
    </w:p>
    <w:p w14:paraId="0BF2089B" w14:textId="5369F155" w:rsidR="00CA3D72" w:rsidRDefault="00CA3D72" w:rsidP="00CA3D72">
      <w:pPr>
        <w:pStyle w:val="cuerpo-tfg"/>
      </w:pPr>
      <w:r>
        <w:t>Flutter ha nacido con el intuito de</w:t>
      </w:r>
      <w:r w:rsidR="00B5523F">
        <w:t xml:space="preserve"> una</w:t>
      </w:r>
      <w:r>
        <w:t xml:space="preserve"> herramienta que agilice el proceso de desarrollo de software, es decir, a través de una base de código, ser posible compilar para multiplataformas, sin tener la necesidad de tener una base de código para cada plataforma.</w:t>
      </w:r>
    </w:p>
    <w:p w14:paraId="13A73AEF" w14:textId="551E5DA3" w:rsidR="00C05E9B" w:rsidRDefault="00C05E9B" w:rsidP="00C4660A">
      <w:pPr>
        <w:pStyle w:val="cuerpo-tfg"/>
      </w:pPr>
      <w:r w:rsidRPr="00C05E9B">
        <w:t>Pero Flutter surge también c</w:t>
      </w:r>
      <w:r>
        <w:t>on la necesidad de acabar con los problemas comunes a estés tipos de herramientas. Y sabiendo de eso, uno de los principales objetivos de Flutter es ser capaz de renderizar interfaces a una constancia de 120 FPS. Lo que posibilita bastante fluidez en las aplicaciones, donde realmente hay una experiencia nativa y la lentitud no es perceptible.</w:t>
      </w:r>
    </w:p>
    <w:p w14:paraId="23B4CE79" w14:textId="77777777" w:rsidR="00501E9A" w:rsidRPr="00501E9A" w:rsidRDefault="00501E9A" w:rsidP="00501E9A">
      <w:pPr>
        <w:pStyle w:val="Ttulo2"/>
        <w:numPr>
          <w:ilvl w:val="1"/>
          <w:numId w:val="5"/>
        </w:numPr>
      </w:pPr>
      <w:bookmarkStart w:id="155" w:name="_Toc62568377"/>
      <w:r>
        <w:t>Partes principales de Flutter</w:t>
      </w:r>
      <w:bookmarkEnd w:id="155"/>
    </w:p>
    <w:p w14:paraId="08FB172D" w14:textId="02012FDE" w:rsidR="00501E9A" w:rsidRDefault="00477E58" w:rsidP="00C4660A">
      <w:pPr>
        <w:pStyle w:val="cuerpo-tfg"/>
      </w:pPr>
      <w:r>
        <w:t>Flutter es constituido de cuatro partes principales.</w:t>
      </w:r>
      <w:r w:rsidR="0044265B">
        <w:t xml:space="preserve"> [8]</w:t>
      </w:r>
    </w:p>
    <w:p w14:paraId="5A30593A" w14:textId="017FBB63" w:rsidR="00477E58" w:rsidRDefault="00477E58" w:rsidP="00477E58">
      <w:pPr>
        <w:pStyle w:val="Ttulo3"/>
        <w:numPr>
          <w:ilvl w:val="2"/>
          <w:numId w:val="5"/>
        </w:numPr>
      </w:pPr>
      <w:bookmarkStart w:id="156" w:name="_Toc62568378"/>
      <w:r>
        <w:lastRenderedPageBreak/>
        <w:t xml:space="preserve">Flutter </w:t>
      </w:r>
      <w:r w:rsidRPr="00B5523F">
        <w:rPr>
          <w:i/>
          <w:iCs/>
        </w:rPr>
        <w:t>Engine</w:t>
      </w:r>
      <w:bookmarkEnd w:id="156"/>
    </w:p>
    <w:p w14:paraId="719D405C" w14:textId="5825946D" w:rsidR="000B2092" w:rsidRDefault="00477E58" w:rsidP="000B2092">
      <w:pPr>
        <w:pStyle w:val="cuerpo-tfg"/>
      </w:pPr>
      <w:r>
        <w:t xml:space="preserve">El motor de Flutter es casi todo desarrollado en el lenguaje de programación C++. Su base de código utiliza el mecanismo gráfico Skia, que </w:t>
      </w:r>
      <w:r w:rsidRPr="00477E58">
        <w:t>es una biblioteca gr</w:t>
      </w:r>
      <w:r>
        <w:t>á</w:t>
      </w:r>
      <w:r w:rsidRPr="00477E58">
        <w:t>fica de código abierto también es</w:t>
      </w:r>
      <w:r>
        <w:t>crita en C++ patrocinada y mantenida por Google, para hacer la renderización.</w:t>
      </w:r>
      <w:r w:rsidR="005D78E8">
        <w:t xml:space="preserve"> [15]</w:t>
      </w:r>
    </w:p>
    <w:p w14:paraId="67C85F80" w14:textId="18A7EF0C" w:rsidR="000B2092" w:rsidRPr="00B5523F" w:rsidRDefault="000B2092" w:rsidP="000B2092">
      <w:pPr>
        <w:pStyle w:val="Ttulo3"/>
        <w:numPr>
          <w:ilvl w:val="2"/>
          <w:numId w:val="5"/>
        </w:numPr>
        <w:rPr>
          <w:i/>
          <w:iCs/>
        </w:rPr>
      </w:pPr>
      <w:bookmarkStart w:id="157" w:name="_Toc62568379"/>
      <w:r w:rsidRPr="00B5523F">
        <w:rPr>
          <w:i/>
          <w:iCs/>
        </w:rPr>
        <w:t>Foundation Library</w:t>
      </w:r>
      <w:bookmarkEnd w:id="157"/>
    </w:p>
    <w:p w14:paraId="7D8A4BCA" w14:textId="0C5DE099" w:rsidR="000B2092" w:rsidRDefault="000B2092" w:rsidP="000B2092">
      <w:pPr>
        <w:pStyle w:val="cuerpo-tfg"/>
      </w:pPr>
      <w:r>
        <w:t>Flutter también provee una interfaz sobre los SDK’s nativos (de ambas las plataformas – iOS y Android). Eso quiere decir</w:t>
      </w:r>
      <w:r w:rsidR="005D78E8">
        <w:t xml:space="preserve"> </w:t>
      </w:r>
      <w:r>
        <w:t>que no es necesario se preocupar en como inicializar el aplicativo de cámara en iOS</w:t>
      </w:r>
      <w:r w:rsidR="00B5523F">
        <w:t xml:space="preserve"> (</w:t>
      </w:r>
      <w:r w:rsidR="00B5523F" w:rsidRPr="00B5523F">
        <w:t>programáticamente hablando</w:t>
      </w:r>
      <w:r w:rsidR="00B5523F">
        <w:t>)</w:t>
      </w:r>
      <w:r>
        <w:t xml:space="preserve"> y como hacer eso también en Android, por ejemplo. Todo lo que tiene que saber es como llamar el aplicativo de cámara usando Flutter y entonces Flutter se encarga de hacer funcionar en la plataforma que cuya aplicación estará ejecutando.</w:t>
      </w:r>
    </w:p>
    <w:p w14:paraId="307EB154" w14:textId="1F0DB465" w:rsidR="000B2092" w:rsidRDefault="000B2092" w:rsidP="000B2092">
      <w:pPr>
        <w:pStyle w:val="Ttulo3"/>
        <w:numPr>
          <w:ilvl w:val="2"/>
          <w:numId w:val="5"/>
        </w:numPr>
      </w:pPr>
      <w:bookmarkStart w:id="158" w:name="_Toc62568380"/>
      <w:r>
        <w:t>Dart</w:t>
      </w:r>
      <w:bookmarkEnd w:id="158"/>
    </w:p>
    <w:p w14:paraId="49A6F7F8" w14:textId="6FA9CCDD" w:rsidR="007412EB" w:rsidRDefault="007412EB" w:rsidP="007412EB">
      <w:pPr>
        <w:pStyle w:val="cuerpo-tfg"/>
        <w:rPr>
          <w:shd w:val="clear" w:color="auto" w:fill="FFFFFF"/>
        </w:rPr>
      </w:pPr>
      <w:r>
        <w:rPr>
          <w:shd w:val="clear" w:color="auto" w:fill="FFFFFF"/>
        </w:rPr>
        <w:t>D</w:t>
      </w:r>
      <w:r w:rsidRPr="00345774">
        <w:rPr>
          <w:shd w:val="clear" w:color="auto" w:fill="FFFFFF"/>
        </w:rPr>
        <w:t xml:space="preserve">iferente de Android, </w:t>
      </w:r>
      <w:r>
        <w:rPr>
          <w:shd w:val="clear" w:color="auto" w:fill="FFFFFF"/>
        </w:rPr>
        <w:t xml:space="preserve">Google ha elegido para Flutter el </w:t>
      </w:r>
      <w:r w:rsidRPr="00345774">
        <w:rPr>
          <w:shd w:val="clear" w:color="auto" w:fill="FFFFFF"/>
        </w:rPr>
        <w:t>us</w:t>
      </w:r>
      <w:r>
        <w:rPr>
          <w:shd w:val="clear" w:color="auto" w:fill="FFFFFF"/>
        </w:rPr>
        <w:t>o</w:t>
      </w:r>
      <w:r w:rsidRPr="00345774">
        <w:rPr>
          <w:shd w:val="clear" w:color="auto" w:fill="FFFFFF"/>
        </w:rPr>
        <w:t xml:space="preserve"> </w:t>
      </w:r>
      <w:r>
        <w:rPr>
          <w:shd w:val="clear" w:color="auto" w:fill="FFFFFF"/>
        </w:rPr>
        <w:t>d</w:t>
      </w:r>
      <w:r w:rsidRPr="00345774">
        <w:rPr>
          <w:shd w:val="clear" w:color="auto" w:fill="FFFFFF"/>
        </w:rPr>
        <w:t>e</w:t>
      </w:r>
      <w:r>
        <w:rPr>
          <w:shd w:val="clear" w:color="auto" w:fill="FFFFFF"/>
        </w:rPr>
        <w:t>l lenguaje de desarrollo Dart; que también fue creada por Google en 2011 y tuv</w:t>
      </w:r>
      <w:r w:rsidR="005D78E8">
        <w:rPr>
          <w:shd w:val="clear" w:color="auto" w:fill="FFFFFF"/>
        </w:rPr>
        <w:t>o</w:t>
      </w:r>
      <w:r>
        <w:rPr>
          <w:shd w:val="clear" w:color="auto" w:fill="FFFFFF"/>
        </w:rPr>
        <w:t xml:space="preserve"> su primer lanzamiento estable en noviembre de 2013, cerca de dos años antes del lanzamiento de Flutter.</w:t>
      </w:r>
    </w:p>
    <w:p w14:paraId="0F0821BF" w14:textId="390DA752" w:rsidR="004D3012" w:rsidRDefault="004D3012" w:rsidP="004D3012">
      <w:pPr>
        <w:pStyle w:val="cuerpo-tfg"/>
      </w:pPr>
      <w:r>
        <w:t xml:space="preserve">Antes de Flutter, pocas personas conocían dicho lenguaje. Pero debido a Flutter, Dart está evolucionando muy rápido desde el lanzamiento. La siguiente imagen muestra un gráfico sobre los lenguajes de programación que </w:t>
      </w:r>
      <w:r w:rsidR="00B5523F">
        <w:t>fueron</w:t>
      </w:r>
      <w:r>
        <w:t xml:space="preserve"> más </w:t>
      </w:r>
      <w:r w:rsidR="00B5523F">
        <w:t>relevantes</w:t>
      </w:r>
      <w:r>
        <w:t xml:space="preserve"> para </w:t>
      </w:r>
      <w:r w:rsidR="000C65F4">
        <w:t>los</w:t>
      </w:r>
      <w:r>
        <w:t xml:space="preserve"> desarrollador</w:t>
      </w:r>
      <w:r w:rsidR="000C65F4">
        <w:t>es</w:t>
      </w:r>
      <w:r>
        <w:t xml:space="preserve"> en 2019. [16]</w:t>
      </w:r>
    </w:p>
    <w:p w14:paraId="575E4399" w14:textId="7EEACB50" w:rsidR="00D719C0" w:rsidRPr="007412EB" w:rsidRDefault="00387143" w:rsidP="004D3012">
      <w:pPr>
        <w:pStyle w:val="cuerpo-tfg"/>
      </w:pPr>
      <w:r>
        <w:rPr>
          <w:noProof/>
        </w:rPr>
        <w:lastRenderedPageBreak/>
        <mc:AlternateContent>
          <mc:Choice Requires="wps">
            <w:drawing>
              <wp:anchor distT="0" distB="0" distL="114300" distR="114300" simplePos="0" relativeHeight="251738112" behindDoc="0" locked="0" layoutInCell="1" allowOverlap="1" wp14:anchorId="749F7566" wp14:editId="1086AC02">
                <wp:simplePos x="0" y="0"/>
                <wp:positionH relativeFrom="margin">
                  <wp:align>center</wp:align>
                </wp:positionH>
                <wp:positionV relativeFrom="paragraph">
                  <wp:posOffset>6102185</wp:posOffset>
                </wp:positionV>
                <wp:extent cx="1590261" cy="238540"/>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427CD8CF" w14:textId="302CF839" w:rsidR="00D427B5" w:rsidRPr="00DC5E27" w:rsidRDefault="00D427B5" w:rsidP="00B763C7">
                            <w:pPr>
                              <w:jc w:val="center"/>
                              <w:rPr>
                                <w:sz w:val="18"/>
                                <w:szCs w:val="18"/>
                              </w:rPr>
                            </w:pPr>
                            <w:r w:rsidRPr="00DC5E27">
                              <w:rPr>
                                <w:sz w:val="18"/>
                                <w:szCs w:val="18"/>
                              </w:rPr>
                              <w:t xml:space="preserve">Tomada de </w:t>
                            </w:r>
                            <w:r>
                              <w:rPr>
                                <w:sz w:val="18"/>
                                <w:szCs w:val="18"/>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F7566" id="Cuadro de texto 59" o:spid="_x0000_s1044" type="#_x0000_t202" style="position:absolute;left:0;text-align:left;margin-left:0;margin-top:480.5pt;width:125.2pt;height:18.8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" filled="f" stroked="f" strokeweight=".5pt">
                <v:textbox>
                  <w:txbxContent>
                    <w:p w14:paraId="427CD8CF" w14:textId="302CF839" w:rsidR="00D427B5" w:rsidRPr="00DC5E27" w:rsidRDefault="00D427B5" w:rsidP="00B763C7">
                      <w:pPr>
                        <w:jc w:val="center"/>
                        <w:rPr>
                          <w:sz w:val="18"/>
                          <w:szCs w:val="18"/>
                        </w:rPr>
                      </w:pPr>
                      <w:r w:rsidRPr="00DC5E27">
                        <w:rPr>
                          <w:sz w:val="18"/>
                          <w:szCs w:val="18"/>
                        </w:rPr>
                        <w:t xml:space="preserve">Tomada de </w:t>
                      </w:r>
                      <w:r>
                        <w:rPr>
                          <w:sz w:val="18"/>
                          <w:szCs w:val="18"/>
                        </w:rPr>
                        <w:t>[16]</w:t>
                      </w: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440E3E3F" wp14:editId="7E61B83A">
                <wp:simplePos x="0" y="0"/>
                <wp:positionH relativeFrom="margin">
                  <wp:align>right</wp:align>
                </wp:positionH>
                <wp:positionV relativeFrom="paragraph">
                  <wp:posOffset>5945505</wp:posOffset>
                </wp:positionV>
                <wp:extent cx="5533390" cy="405130"/>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533390" cy="405130"/>
                        </a:xfrm>
                        <a:prstGeom prst="rect">
                          <a:avLst/>
                        </a:prstGeom>
                        <a:solidFill>
                          <a:prstClr val="white"/>
                        </a:solidFill>
                        <a:ln>
                          <a:noFill/>
                        </a:ln>
                      </wps:spPr>
                      <wps:txbx>
                        <w:txbxContent>
                          <w:p w14:paraId="34348E78" w14:textId="1153D31E" w:rsidR="00D427B5" w:rsidRPr="00613BA4" w:rsidRDefault="00D427B5" w:rsidP="00B538B1">
                            <w:pPr>
                              <w:pStyle w:val="Descripcin"/>
                              <w:rPr>
                                <w:rFonts w:ascii="Arial" w:hAnsi="Arial" w:cs="Arial"/>
                                <w:noProof/>
                                <w:sz w:val="24"/>
                                <w:szCs w:val="24"/>
                              </w:rPr>
                            </w:pPr>
                            <w:bookmarkStart w:id="159" w:name="_Toc62568408"/>
                            <w:r>
                              <w:t xml:space="preserve">Ilustración </w:t>
                            </w:r>
                            <w:fldSimple w:instr=" SEQ Ilustración \* ARABIC ">
                              <w:r>
                                <w:rPr>
                                  <w:noProof/>
                                </w:rPr>
                                <w:t>9</w:t>
                              </w:r>
                            </w:fldSimple>
                            <w:r>
                              <w:t>. Lenguajes de programación más relevantes en 2019 para desarrolladores</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E3E3F" id="Cuadro de texto 42" o:spid="_x0000_s1045" type="#_x0000_t202" style="position:absolute;left:0;text-align:left;margin-left:384.5pt;margin-top:468.15pt;width:435.7pt;height:31.9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" stroked="f">
                <v:textbox inset="0,0,0,0">
                  <w:txbxContent>
                    <w:p w14:paraId="34348E78" w14:textId="1153D31E" w:rsidR="00D427B5" w:rsidRPr="00613BA4" w:rsidRDefault="00D427B5" w:rsidP="00B538B1">
                      <w:pPr>
                        <w:pStyle w:val="Descripcin"/>
                        <w:rPr>
                          <w:rFonts w:ascii="Arial" w:hAnsi="Arial" w:cs="Arial"/>
                          <w:noProof/>
                          <w:sz w:val="24"/>
                          <w:szCs w:val="24"/>
                        </w:rPr>
                      </w:pPr>
                      <w:bookmarkStart w:id="160" w:name="_Toc62568408"/>
                      <w:r>
                        <w:t xml:space="preserve">Ilustración </w:t>
                      </w:r>
                      <w:fldSimple w:instr=" SEQ Ilustración \* ARABIC ">
                        <w:r>
                          <w:rPr>
                            <w:noProof/>
                          </w:rPr>
                          <w:t>9</w:t>
                        </w:r>
                      </w:fldSimple>
                      <w:r>
                        <w:t>. Lenguajes de programación más relevantes en 2019 para desarrolladores</w:t>
                      </w:r>
                      <w:bookmarkEnd w:id="160"/>
                    </w:p>
                  </w:txbxContent>
                </v:textbox>
                <w10:wrap type="square" anchorx="margin"/>
              </v:shape>
            </w:pict>
          </mc:Fallback>
        </mc:AlternateContent>
      </w:r>
      <w:r w:rsidR="004D3012">
        <w:rPr>
          <w:noProof/>
        </w:rPr>
        <w:drawing>
          <wp:anchor distT="0" distB="0" distL="114300" distR="114300" simplePos="0" relativeHeight="251674624" behindDoc="0" locked="0" layoutInCell="1" allowOverlap="1" wp14:anchorId="2044D8B7" wp14:editId="0D4EF307">
            <wp:simplePos x="0" y="0"/>
            <wp:positionH relativeFrom="margin">
              <wp:posOffset>-30094</wp:posOffset>
            </wp:positionH>
            <wp:positionV relativeFrom="paragraph">
              <wp:posOffset>331</wp:posOffset>
            </wp:positionV>
            <wp:extent cx="5533390" cy="5886450"/>
            <wp:effectExtent l="0" t="0" r="0" b="0"/>
            <wp:wrapSquare wrapText="bothSides"/>
            <wp:docPr id="18" name="Imagen 1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barras&#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533390" cy="5886450"/>
                    </a:xfrm>
                    <a:prstGeom prst="rect">
                      <a:avLst/>
                    </a:prstGeom>
                  </pic:spPr>
                </pic:pic>
              </a:graphicData>
            </a:graphic>
            <wp14:sizeRelH relativeFrom="page">
              <wp14:pctWidth>0</wp14:pctWidth>
            </wp14:sizeRelH>
            <wp14:sizeRelV relativeFrom="page">
              <wp14:pctHeight>0</wp14:pctHeight>
            </wp14:sizeRelV>
          </wp:anchor>
        </w:drawing>
      </w:r>
      <w:r w:rsidR="005D78E8">
        <w:t xml:space="preserve">Es importante tener en cuenta </w:t>
      </w:r>
      <w:r w:rsidR="007412EB" w:rsidRPr="007412EB">
        <w:t>que Dart no es solo</w:t>
      </w:r>
      <w:r w:rsidR="007412EB">
        <w:t xml:space="preserve"> un lenguaje de desarrollo móvil, sino que también </w:t>
      </w:r>
      <w:r w:rsidR="005D78E8">
        <w:t>para</w:t>
      </w:r>
      <w:r w:rsidR="007412EB">
        <w:t xml:space="preserve"> desarrollo </w:t>
      </w:r>
      <w:r w:rsidR="00D719C0">
        <w:t>IoT (Internet de las Cosas), aplicaciones web, entre otras.</w:t>
      </w:r>
    </w:p>
    <w:p w14:paraId="4B2A030C" w14:textId="4D5D2F92" w:rsidR="000B2092" w:rsidRPr="000C65F4" w:rsidRDefault="000B2092" w:rsidP="000B2092">
      <w:pPr>
        <w:pStyle w:val="Ttulo3"/>
        <w:numPr>
          <w:ilvl w:val="2"/>
          <w:numId w:val="5"/>
        </w:numPr>
      </w:pPr>
      <w:bookmarkStart w:id="161" w:name="_Toc62568381"/>
      <w:r w:rsidRPr="000C65F4">
        <w:t>Widgets</w:t>
      </w:r>
      <w:bookmarkEnd w:id="161"/>
    </w:p>
    <w:p w14:paraId="5BD80F6C" w14:textId="4FB4CB8F" w:rsidR="00D719C0" w:rsidRDefault="00764055" w:rsidP="00A71758">
      <w:pPr>
        <w:pStyle w:val="cuerpo-tfg"/>
      </w:pPr>
      <w:r>
        <w:t>P</w:t>
      </w:r>
      <w:r w:rsidR="00D719C0">
        <w:t xml:space="preserve">or ultimo y </w:t>
      </w:r>
      <w:r w:rsidR="005D78E8">
        <w:t>quizás la más</w:t>
      </w:r>
      <w:r w:rsidR="00D719C0">
        <w:t xml:space="preserve"> importante, los </w:t>
      </w:r>
      <w:r w:rsidR="00D719C0" w:rsidRPr="000C65F4">
        <w:t>widgets</w:t>
      </w:r>
      <w:r w:rsidR="00D719C0">
        <w:t>.</w:t>
      </w:r>
      <w:r w:rsidR="00A71758">
        <w:t xml:space="preserve"> </w:t>
      </w:r>
      <w:r w:rsidR="00D719C0">
        <w:t xml:space="preserve">En Flutter, todo es tratado como un </w:t>
      </w:r>
      <w:r w:rsidR="00D719C0" w:rsidRPr="000C65F4">
        <w:t>widget</w:t>
      </w:r>
      <w:r w:rsidR="00D719C0">
        <w:t xml:space="preserve"> </w:t>
      </w:r>
      <w:r w:rsidR="005D78E8">
        <w:t>y</w:t>
      </w:r>
      <w:r w:rsidR="00D719C0">
        <w:t xml:space="preserve"> no es un exagero hablar </w:t>
      </w:r>
      <w:r w:rsidR="005D78E8">
        <w:t>así</w:t>
      </w:r>
      <w:r w:rsidR="00D719C0">
        <w:t xml:space="preserve">, porque </w:t>
      </w:r>
      <w:r w:rsidR="005D78E8">
        <w:t xml:space="preserve">en Flutter </w:t>
      </w:r>
      <w:r w:rsidR="00D719C0">
        <w:t xml:space="preserve">realmente </w:t>
      </w:r>
      <w:r w:rsidR="005D78E8">
        <w:t>todo es un widget</w:t>
      </w:r>
      <w:r w:rsidR="00D719C0">
        <w:t>.</w:t>
      </w:r>
    </w:p>
    <w:p w14:paraId="6B606E3D" w14:textId="419EEBF4" w:rsidR="00A71758" w:rsidRDefault="00A71758" w:rsidP="00A71758">
      <w:pPr>
        <w:pStyle w:val="cuerpo-tfg"/>
      </w:pPr>
      <w:r>
        <w:lastRenderedPageBreak/>
        <w:t xml:space="preserve">Un widget es todo componente dibujado en la pantalla que se puede </w:t>
      </w:r>
      <w:r w:rsidR="005D78E8">
        <w:t>observar, ver</w:t>
      </w:r>
      <w:r>
        <w:t xml:space="preserve"> y también los que no se pueden. La mayor de los widgets es dibujable, es decir, son perceptibles en una pantalla</w:t>
      </w:r>
      <w:r w:rsidR="005D78E8">
        <w:t>. L</w:t>
      </w:r>
      <w:r>
        <w:t>a parte de código que representa el widget también es un widget.</w:t>
      </w:r>
      <w:r w:rsidR="00E55B08">
        <w:t xml:space="preserve"> [1</w:t>
      </w:r>
      <w:r w:rsidR="00663D82">
        <w:t>7</w:t>
      </w:r>
      <w:r w:rsidR="00E55B08">
        <w:t>]</w:t>
      </w:r>
    </w:p>
    <w:p w14:paraId="49AB5F93" w14:textId="63F770B4" w:rsidR="00D719C0" w:rsidRDefault="00A71758" w:rsidP="00D719C0">
      <w:pPr>
        <w:pStyle w:val="cuerpo-tfg"/>
        <w:rPr>
          <w:noProof/>
        </w:rPr>
      </w:pPr>
      <w:r>
        <w:rPr>
          <w:noProof/>
        </w:rPr>
        <mc:AlternateContent>
          <mc:Choice Requires="wpg">
            <w:drawing>
              <wp:anchor distT="0" distB="0" distL="114300" distR="114300" simplePos="0" relativeHeight="251677696" behindDoc="0" locked="0" layoutInCell="1" allowOverlap="1" wp14:anchorId="60FD32A9" wp14:editId="1AE9BA1D">
                <wp:simplePos x="0" y="0"/>
                <wp:positionH relativeFrom="margin">
                  <wp:align>center</wp:align>
                </wp:positionH>
                <wp:positionV relativeFrom="paragraph">
                  <wp:posOffset>178387</wp:posOffset>
                </wp:positionV>
                <wp:extent cx="4781550" cy="3346450"/>
                <wp:effectExtent l="0" t="0" r="0" b="6350"/>
                <wp:wrapSquare wrapText="bothSides"/>
                <wp:docPr id="22" name="Grupo 22"/>
                <wp:cNvGraphicFramePr/>
                <a:graphic xmlns:a="http://schemas.openxmlformats.org/drawingml/2006/main">
                  <a:graphicData uri="http://schemas.microsoft.com/office/word/2010/wordprocessingGroup">
                    <wpg:wgp>
                      <wpg:cNvGrpSpPr/>
                      <wpg:grpSpPr>
                        <a:xfrm>
                          <a:off x="0" y="0"/>
                          <a:ext cx="4781550" cy="3346450"/>
                          <a:chOff x="0" y="0"/>
                          <a:chExt cx="4782844" cy="3346450"/>
                        </a:xfrm>
                      </wpg:grpSpPr>
                      <pic:pic xmlns:pic="http://schemas.openxmlformats.org/drawingml/2006/picture">
                        <pic:nvPicPr>
                          <pic:cNvPr id="21" name="Imagen 21"/>
                          <pic:cNvPicPr>
                            <a:picLocks noChangeAspect="1"/>
                          </pic:cNvPicPr>
                        </pic:nvPicPr>
                        <pic:blipFill>
                          <a:blip r:embed="rId45">
                            <a:extLst>
                              <a:ext uri="{28A0092B-C50C-407E-A947-70E740481C1C}">
                                <a14:useLocalDpi xmlns:a14="http://schemas.microsoft.com/office/drawing/2010/main" val="0"/>
                              </a:ext>
                            </a:extLst>
                          </a:blip>
                          <a:srcRect/>
                          <a:stretch/>
                        </pic:blipFill>
                        <pic:spPr>
                          <a:xfrm>
                            <a:off x="1915593" y="115650"/>
                            <a:ext cx="2867251" cy="3110629"/>
                          </a:xfrm>
                          <a:prstGeom prst="rect">
                            <a:avLst/>
                          </a:prstGeom>
                        </pic:spPr>
                      </pic:pic>
                      <pic:pic xmlns:pic="http://schemas.openxmlformats.org/drawingml/2006/picture">
                        <pic:nvPicPr>
                          <pic:cNvPr id="19" name="Imagen 19" descr="Interfaz de usuario gráfica, Aplicación&#10;&#10;Descripción generada automáticamente"/>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699895" cy="3346450"/>
                          </a:xfrm>
                          <a:prstGeom prst="rect">
                            <a:avLst/>
                          </a:prstGeom>
                        </pic:spPr>
                      </pic:pic>
                    </wpg:wgp>
                  </a:graphicData>
                </a:graphic>
                <wp14:sizeRelH relativeFrom="margin">
                  <wp14:pctWidth>0</wp14:pctWidth>
                </wp14:sizeRelH>
              </wp:anchor>
            </w:drawing>
          </mc:Choice>
          <mc:Fallback>
            <w:pict>
              <v:group w14:anchorId="2D26EBE9" id="Grupo 22" o:spid="_x0000_s1026" style="position:absolute;margin-left:0;margin-top:14.05pt;width:376.5pt;height:263.5pt;z-index:251677696;mso-position-horizontal:center;mso-position-horizontal-relative:margin;mso-width-relative:margin" coordsize="47828,3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style="position:absolute;left:19155;top:1156;width:28673;height:31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">
                  <v:imagedata r:id="rId47" o:title=""/>
                </v:shape>
                <v:shape id="Imagen 19" o:spid="_x0000_s1028" type="#_x0000_t75" alt="Interfaz de usuario gráfica, Aplicación&#10;&#10;Descripción generada automáticamente" style="position:absolute;width:16998;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">
                  <v:imagedata r:id="rId48" o:title="Interfaz de usuario gráfica, Aplicación&#10;&#10;Descripción generada automáticamente"/>
                </v:shape>
                <w10:wrap type="square" anchorx="margin"/>
              </v:group>
            </w:pict>
          </mc:Fallback>
        </mc:AlternateContent>
      </w:r>
      <w:r w:rsidRPr="00A71758">
        <w:rPr>
          <w:noProof/>
        </w:rPr>
        <w:t xml:space="preserve"> </w:t>
      </w:r>
    </w:p>
    <w:p w14:paraId="70DC3E9F" w14:textId="4C5B5EAF" w:rsidR="00C02331" w:rsidRDefault="00C02331" w:rsidP="00D719C0">
      <w:pPr>
        <w:pStyle w:val="cuerpo-tfg"/>
        <w:rPr>
          <w:noProof/>
        </w:rPr>
      </w:pPr>
    </w:p>
    <w:p w14:paraId="684C4267" w14:textId="509C59A9" w:rsidR="00C02331" w:rsidRDefault="00C02331" w:rsidP="00D719C0">
      <w:pPr>
        <w:pStyle w:val="cuerpo-tfg"/>
        <w:rPr>
          <w:noProof/>
        </w:rPr>
      </w:pPr>
    </w:p>
    <w:p w14:paraId="192885FC" w14:textId="42A8C301" w:rsidR="00C02331" w:rsidRDefault="00C02331" w:rsidP="00D719C0">
      <w:pPr>
        <w:pStyle w:val="cuerpo-tfg"/>
        <w:rPr>
          <w:noProof/>
        </w:rPr>
      </w:pPr>
    </w:p>
    <w:p w14:paraId="5F4DC884" w14:textId="461250E9" w:rsidR="00C02331" w:rsidRDefault="00C02331" w:rsidP="00D719C0">
      <w:pPr>
        <w:pStyle w:val="cuerpo-tfg"/>
        <w:rPr>
          <w:noProof/>
        </w:rPr>
      </w:pPr>
    </w:p>
    <w:p w14:paraId="47B6D622" w14:textId="4C41A7E0" w:rsidR="00C02331" w:rsidRDefault="00C02331" w:rsidP="00D719C0">
      <w:pPr>
        <w:pStyle w:val="cuerpo-tfg"/>
        <w:rPr>
          <w:noProof/>
        </w:rPr>
      </w:pPr>
    </w:p>
    <w:p w14:paraId="0DD207D5" w14:textId="4D83267B" w:rsidR="00C02331" w:rsidRDefault="00C02331" w:rsidP="00D719C0">
      <w:pPr>
        <w:pStyle w:val="cuerpo-tfg"/>
        <w:rPr>
          <w:noProof/>
        </w:rPr>
      </w:pPr>
    </w:p>
    <w:p w14:paraId="3B682E0D" w14:textId="26AB8F25" w:rsidR="00C02331" w:rsidRDefault="00387143" w:rsidP="00D719C0">
      <w:pPr>
        <w:pStyle w:val="cuerpo-tfg"/>
        <w:rPr>
          <w:noProof/>
        </w:rPr>
      </w:pPr>
      <w:r>
        <w:rPr>
          <w:noProof/>
        </w:rPr>
        <mc:AlternateContent>
          <mc:Choice Requires="wps">
            <w:drawing>
              <wp:anchor distT="0" distB="0" distL="114300" distR="114300" simplePos="0" relativeHeight="251712512" behindDoc="0" locked="0" layoutInCell="1" allowOverlap="1" wp14:anchorId="314584E4" wp14:editId="3DAFD3C2">
                <wp:simplePos x="0" y="0"/>
                <wp:positionH relativeFrom="column">
                  <wp:posOffset>490855</wp:posOffset>
                </wp:positionH>
                <wp:positionV relativeFrom="paragraph">
                  <wp:posOffset>497205</wp:posOffset>
                </wp:positionV>
                <wp:extent cx="4781550" cy="372745"/>
                <wp:effectExtent l="0" t="0" r="0" b="8255"/>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781550" cy="372745"/>
                        </a:xfrm>
                        <a:prstGeom prst="rect">
                          <a:avLst/>
                        </a:prstGeom>
                        <a:solidFill>
                          <a:prstClr val="white"/>
                        </a:solidFill>
                        <a:ln>
                          <a:noFill/>
                        </a:ln>
                      </wps:spPr>
                      <wps:txbx>
                        <w:txbxContent>
                          <w:p w14:paraId="70BA156E" w14:textId="6F82263C" w:rsidR="00D427B5" w:rsidRPr="009162B3" w:rsidRDefault="00D427B5" w:rsidP="00B538B1">
                            <w:pPr>
                              <w:pStyle w:val="Descripcin"/>
                              <w:rPr>
                                <w:rFonts w:ascii="Arial" w:hAnsi="Arial" w:cs="Arial"/>
                                <w:noProof/>
                                <w:sz w:val="24"/>
                                <w:szCs w:val="24"/>
                              </w:rPr>
                            </w:pPr>
                            <w:bookmarkStart w:id="162" w:name="_Toc62568409"/>
                            <w:r>
                              <w:t xml:space="preserve">Ilustración </w:t>
                            </w:r>
                            <w:fldSimple w:instr=" SEQ Ilustración \* ARABIC ">
                              <w:r>
                                <w:rPr>
                                  <w:noProof/>
                                </w:rPr>
                                <w:t>10</w:t>
                              </w:r>
                            </w:fldSimple>
                            <w:r>
                              <w:t>. Representación de widgets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4584E4" id="Cuadro de texto 43" o:spid="_x0000_s1046" type="#_x0000_t202" style="position:absolute;left:0;text-align:left;margin-left:38.65pt;margin-top:39.15pt;width:376.5pt;height:29.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" stroked="f">
                <v:textbox inset="0,0,0,0">
                  <w:txbxContent>
                    <w:p w14:paraId="70BA156E" w14:textId="6F82263C" w:rsidR="00D427B5" w:rsidRPr="009162B3" w:rsidRDefault="00D427B5" w:rsidP="00B538B1">
                      <w:pPr>
                        <w:pStyle w:val="Descripcin"/>
                        <w:rPr>
                          <w:rFonts w:ascii="Arial" w:hAnsi="Arial" w:cs="Arial"/>
                          <w:noProof/>
                          <w:sz w:val="24"/>
                          <w:szCs w:val="24"/>
                        </w:rPr>
                      </w:pPr>
                      <w:bookmarkStart w:id="163" w:name="_Toc62568409"/>
                      <w:r>
                        <w:t xml:space="preserve">Ilustración </w:t>
                      </w:r>
                      <w:fldSimple w:instr=" SEQ Ilustración \* ARABIC ">
                        <w:r>
                          <w:rPr>
                            <w:noProof/>
                          </w:rPr>
                          <w:t>10</w:t>
                        </w:r>
                      </w:fldSimple>
                      <w:r>
                        <w:t>. Representación de widgets</w:t>
                      </w:r>
                      <w:bookmarkEnd w:id="163"/>
                    </w:p>
                  </w:txbxContent>
                </v:textbox>
                <w10:wrap type="square"/>
              </v:shape>
            </w:pict>
          </mc:Fallback>
        </mc:AlternateContent>
      </w:r>
      <w:r>
        <w:rPr>
          <w:noProof/>
        </w:rPr>
        <mc:AlternateContent>
          <mc:Choice Requires="wps">
            <w:drawing>
              <wp:anchor distT="0" distB="0" distL="114300" distR="114300" simplePos="0" relativeHeight="251758592" behindDoc="0" locked="0" layoutInCell="1" allowOverlap="1" wp14:anchorId="2C00EDAF" wp14:editId="7501A5E0">
                <wp:simplePos x="0" y="0"/>
                <wp:positionH relativeFrom="margin">
                  <wp:align>center</wp:align>
                </wp:positionH>
                <wp:positionV relativeFrom="paragraph">
                  <wp:posOffset>635110</wp:posOffset>
                </wp:positionV>
                <wp:extent cx="1590261" cy="238540"/>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4B115271"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0EDAF" id="Cuadro de texto 56" o:spid="_x0000_s1047" type="#_x0000_t202" style="position:absolute;left:0;text-align:left;margin-left:0;margin-top:50pt;width:125.2pt;height:18.8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" filled="f" stroked="f" strokeweight=".5pt">
                <v:textbox>
                  <w:txbxContent>
                    <w:p w14:paraId="4B115271"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p>
    <w:p w14:paraId="1DFB0F14" w14:textId="6A776B5A" w:rsidR="00C02331" w:rsidRDefault="00C02331" w:rsidP="00100565">
      <w:pPr>
        <w:pStyle w:val="cuerpo-tfg"/>
        <w:rPr>
          <w:noProof/>
        </w:rPr>
      </w:pPr>
      <w:r>
        <w:rPr>
          <w:noProof/>
        </w:rPr>
        <w:t>En la imagen arriba, en el móvil a la izquierda cada re</w:t>
      </w:r>
      <w:r w:rsidR="005D78E8">
        <w:rPr>
          <w:noProof/>
        </w:rPr>
        <w:t>c</w:t>
      </w:r>
      <w:r>
        <w:rPr>
          <w:noProof/>
        </w:rPr>
        <w:t>t</w:t>
      </w:r>
      <w:r w:rsidR="005D78E8">
        <w:rPr>
          <w:noProof/>
        </w:rPr>
        <w:t>á</w:t>
      </w:r>
      <w:r>
        <w:rPr>
          <w:noProof/>
        </w:rPr>
        <w:t>ngulo formado por una color es un widet diferente. Al lado derecho</w:t>
      </w:r>
      <w:r w:rsidR="005D78E8">
        <w:rPr>
          <w:noProof/>
        </w:rPr>
        <w:t>,</w:t>
      </w:r>
      <w:r>
        <w:rPr>
          <w:noProof/>
        </w:rPr>
        <w:t xml:space="preserve"> el código que representan cada widget destacad</w:t>
      </w:r>
      <w:r w:rsidR="005D78E8">
        <w:rPr>
          <w:noProof/>
        </w:rPr>
        <w:t>o</w:t>
      </w:r>
      <w:r>
        <w:rPr>
          <w:noProof/>
        </w:rPr>
        <w:t xml:space="preserve"> </w:t>
      </w:r>
      <w:r w:rsidR="005D78E8">
        <w:rPr>
          <w:noProof/>
        </w:rPr>
        <w:t>en</w:t>
      </w:r>
      <w:r>
        <w:rPr>
          <w:noProof/>
        </w:rPr>
        <w:t xml:space="preserve"> la izquierda. </w:t>
      </w:r>
    </w:p>
    <w:p w14:paraId="2E8A2EC1" w14:textId="32F6DBC6" w:rsidR="002832E8" w:rsidRDefault="002832E8" w:rsidP="00D719C0">
      <w:pPr>
        <w:pStyle w:val="cuerpo-tfg"/>
        <w:rPr>
          <w:noProof/>
        </w:rPr>
      </w:pPr>
      <w:r>
        <w:rPr>
          <w:noProof/>
        </w:rPr>
        <w:t>En Flutter algunos widgets poden tener hij</w:t>
      </w:r>
      <w:r w:rsidR="00100565">
        <w:rPr>
          <w:noProof/>
        </w:rPr>
        <w:t>os;</w:t>
      </w:r>
      <w:r>
        <w:rPr>
          <w:noProof/>
        </w:rPr>
        <w:t xml:space="preserve"> algunos pueden tener uno solo hijo, mientras otros poden tener más de uno</w:t>
      </w:r>
      <w:r w:rsidR="00100565">
        <w:rPr>
          <w:noProof/>
        </w:rPr>
        <w:t xml:space="preserve"> y eses hijos poden tener otros hijos y así sucesivamente,</w:t>
      </w:r>
      <w:r>
        <w:rPr>
          <w:noProof/>
        </w:rPr>
        <w:t xml:space="preserve"> </w:t>
      </w:r>
      <w:r w:rsidR="005D78E8">
        <w:rPr>
          <w:noProof/>
        </w:rPr>
        <w:t>lo que resuelta</w:t>
      </w:r>
      <w:r w:rsidR="00100565">
        <w:rPr>
          <w:noProof/>
        </w:rPr>
        <w:t xml:space="preserve"> </w:t>
      </w:r>
      <w:r>
        <w:rPr>
          <w:noProof/>
        </w:rPr>
        <w:t xml:space="preserve"> entonces </w:t>
      </w:r>
      <w:r w:rsidR="00100565">
        <w:rPr>
          <w:noProof/>
        </w:rPr>
        <w:t xml:space="preserve">en </w:t>
      </w:r>
      <w:r>
        <w:rPr>
          <w:noProof/>
        </w:rPr>
        <w:t xml:space="preserve">una </w:t>
      </w:r>
      <w:r w:rsidR="00100565">
        <w:rPr>
          <w:noProof/>
        </w:rPr>
        <w:t>gigante hierarquia de widgets, también conocido como árbol de widgets.</w:t>
      </w:r>
    </w:p>
    <w:p w14:paraId="676F226F" w14:textId="3E8549A3" w:rsidR="00506CAD" w:rsidRDefault="00506CAD" w:rsidP="00506CAD">
      <w:pPr>
        <w:pStyle w:val="Ttulo2"/>
        <w:numPr>
          <w:ilvl w:val="1"/>
          <w:numId w:val="5"/>
        </w:numPr>
        <w:rPr>
          <w:noProof/>
        </w:rPr>
      </w:pPr>
      <w:bookmarkStart w:id="164" w:name="_Toc62568382"/>
      <w:r>
        <w:rPr>
          <w:noProof/>
        </w:rPr>
        <w:t>Ventajas</w:t>
      </w:r>
      <w:bookmarkEnd w:id="164"/>
    </w:p>
    <w:p w14:paraId="3B0FA845" w14:textId="69B86C03" w:rsidR="00506CAD" w:rsidRPr="00B538B1" w:rsidRDefault="00506CAD" w:rsidP="00B538B1">
      <w:pPr>
        <w:pStyle w:val="cuerpo-tfg"/>
      </w:pPr>
      <w:r>
        <w:t>Por ser una herramienta nueva, hasta el momento de la escrita de este documento, Flutter tiene en su</w:t>
      </w:r>
      <w:r w:rsidR="00BC3241">
        <w:t xml:space="preserve">s componentes </w:t>
      </w:r>
      <w:r>
        <w:t>muchas ventajas que son l</w:t>
      </w:r>
      <w:r w:rsidR="005D78E8">
        <w:t>l</w:t>
      </w:r>
      <w:r>
        <w:t xml:space="preserve">evadas en cuenta por desarrolladores de softwares. Algunas de ellas, según </w:t>
      </w:r>
      <w:r w:rsidR="00BC3241">
        <w:rPr>
          <w:lang w:val="en-US"/>
        </w:rPr>
        <w:t>Zammetti (2019)</w:t>
      </w:r>
      <w:r w:rsidR="0024061F" w:rsidRPr="0024061F">
        <w:t xml:space="preserve"> </w:t>
      </w:r>
      <w:r w:rsidR="0024061F">
        <w:t>[8]</w:t>
      </w:r>
      <w:r>
        <w:t>, son:</w:t>
      </w:r>
    </w:p>
    <w:p w14:paraId="5792F00B" w14:textId="5C1D8CDB" w:rsidR="00506CAD" w:rsidRPr="00242052" w:rsidRDefault="00506CAD" w:rsidP="00506CAD">
      <w:pPr>
        <w:pStyle w:val="Ttulo3"/>
        <w:numPr>
          <w:ilvl w:val="2"/>
          <w:numId w:val="5"/>
        </w:numPr>
        <w:rPr>
          <w:i/>
          <w:iCs/>
          <w:noProof/>
        </w:rPr>
      </w:pPr>
      <w:bookmarkStart w:id="165" w:name="_Toc62568383"/>
      <w:r w:rsidRPr="00242052">
        <w:rPr>
          <w:i/>
          <w:iCs/>
          <w:noProof/>
        </w:rPr>
        <w:lastRenderedPageBreak/>
        <w:t>Hot Reload</w:t>
      </w:r>
      <w:bookmarkEnd w:id="165"/>
    </w:p>
    <w:p w14:paraId="31A6DD68" w14:textId="42776A85" w:rsidR="00242052" w:rsidRDefault="00506CAD" w:rsidP="00242052">
      <w:pPr>
        <w:pStyle w:val="cuerpo-tfg"/>
      </w:pPr>
      <w:r>
        <w:t>Esa ventaja te permite, según Google</w:t>
      </w:r>
      <w:r w:rsidR="007E0B22">
        <w:t xml:space="preserve"> [</w:t>
      </w:r>
      <w:r w:rsidR="00663D82">
        <w:t>18</w:t>
      </w:r>
      <w:r w:rsidR="007E0B22">
        <w:t>]</w:t>
      </w:r>
      <w:r>
        <w:t xml:space="preserve">, </w:t>
      </w:r>
      <w:r w:rsidR="00242052">
        <w:t xml:space="preserve">experimentar y crear interfaces de usuario, agregar funciones y corregir errores de forma rápida y sencilla; esa funcionalidad inyecta archivos de códigos recién actualizados en la </w:t>
      </w:r>
      <w:r w:rsidR="006E6616">
        <w:t>máquina</w:t>
      </w:r>
      <w:r w:rsidR="00242052">
        <w:t xml:space="preserve"> virtual de DART en ejecución. Así Flutter reconstruye automáticamente el árbol de widgets sin la necesidad de reiniciar la aplicación a cada modificación.</w:t>
      </w:r>
    </w:p>
    <w:p w14:paraId="1A091862" w14:textId="6E914333" w:rsidR="00242052" w:rsidRDefault="00242052" w:rsidP="00242052">
      <w:pPr>
        <w:pStyle w:val="Ttulo3"/>
        <w:numPr>
          <w:ilvl w:val="2"/>
          <w:numId w:val="5"/>
        </w:numPr>
      </w:pPr>
      <w:bookmarkStart w:id="166" w:name="_Toc62568384"/>
      <w:r>
        <w:t>Multiplataforma de verdad</w:t>
      </w:r>
      <w:bookmarkEnd w:id="166"/>
    </w:p>
    <w:p w14:paraId="55CC0000" w14:textId="4405DDE7" w:rsidR="00242052" w:rsidRDefault="00242052" w:rsidP="00242052">
      <w:pPr>
        <w:pStyle w:val="cuerpo-tfg"/>
      </w:pPr>
      <w:r>
        <w:t xml:space="preserve">Según Google, sus aplicaciones Flutter ejecutarán correctamente en ambas las plataformas, con el mínimo de esfuerzo. Debido a Flutter proveer dos grupos de widgets, </w:t>
      </w:r>
      <w:r w:rsidRPr="000C65F4">
        <w:rPr>
          <w:i/>
          <w:iCs/>
        </w:rPr>
        <w:t>Material Design</w:t>
      </w:r>
      <w:r>
        <w:t xml:space="preserve"> y </w:t>
      </w:r>
      <w:r w:rsidRPr="000C65F4">
        <w:rPr>
          <w:i/>
          <w:iCs/>
        </w:rPr>
        <w:t>Cupertino</w:t>
      </w:r>
      <w:r>
        <w:t xml:space="preserve"> para Android y iOS respectivamente, el desarrollador </w:t>
      </w:r>
      <w:r w:rsidR="008848F3">
        <w:t xml:space="preserve">puede </w:t>
      </w:r>
      <w:r>
        <w:t>cr</w:t>
      </w:r>
      <w:r w:rsidR="008848F3">
        <w:t>ear</w:t>
      </w:r>
      <w:r>
        <w:t xml:space="preserve"> aplicaciones </w:t>
      </w:r>
      <w:r w:rsidR="000C65F4">
        <w:t xml:space="preserve">con experiencia </w:t>
      </w:r>
      <w:r>
        <w:t xml:space="preserve">nativa para cada </w:t>
      </w:r>
      <w:r w:rsidR="008848F3">
        <w:t xml:space="preserve">sistema </w:t>
      </w:r>
      <w:r w:rsidR="000C65F4">
        <w:t>plataforma distinta</w:t>
      </w:r>
      <w:r>
        <w:t>.</w:t>
      </w:r>
    </w:p>
    <w:p w14:paraId="2B5EC032" w14:textId="425D7A8E" w:rsidR="00242052" w:rsidRDefault="00242052" w:rsidP="00242052">
      <w:pPr>
        <w:pStyle w:val="Ttulo3"/>
        <w:numPr>
          <w:ilvl w:val="2"/>
          <w:numId w:val="5"/>
        </w:numPr>
      </w:pPr>
      <w:bookmarkStart w:id="167" w:name="_Toc62568385"/>
      <w:r>
        <w:t>Dart</w:t>
      </w:r>
      <w:bookmarkEnd w:id="167"/>
    </w:p>
    <w:p w14:paraId="1733698A" w14:textId="35455068" w:rsidR="00242052" w:rsidRDefault="002A4884" w:rsidP="00242052">
      <w:pPr>
        <w:pStyle w:val="cuerpo-tfg"/>
      </w:pPr>
      <w:r>
        <w:t xml:space="preserve">Debido a Dart no tener una curva de aprendizaje tan larga como Java, muchos desarrolladores y no desarrolladores pueden empezar con Flutter sin grandes esfuerzos, visto que Dart </w:t>
      </w:r>
      <w:r w:rsidR="000C65F4">
        <w:t>es similar a</w:t>
      </w:r>
      <w:r>
        <w:t xml:space="preserve"> lenguajes como Javascript, Java y Objective-C.</w:t>
      </w:r>
    </w:p>
    <w:p w14:paraId="48DD3AD5" w14:textId="4223B3C8" w:rsidR="002A4884" w:rsidRDefault="002A4884" w:rsidP="00242052">
      <w:pPr>
        <w:pStyle w:val="cuerpo-tfg"/>
      </w:pPr>
      <w:r>
        <w:t xml:space="preserve">Es importante decir también que en la propria documentación de Google sobre el lenguaje Dart, hay un apartado completo </w:t>
      </w:r>
      <w:r w:rsidR="008848F3">
        <w:t>de</w:t>
      </w:r>
      <w:r>
        <w:t xml:space="preserve"> </w:t>
      </w:r>
      <w:r w:rsidR="008848F3">
        <w:t>introducción</w:t>
      </w:r>
      <w:r>
        <w:t xml:space="preserve"> </w:t>
      </w:r>
      <w:r w:rsidR="008848F3">
        <w:t xml:space="preserve">de </w:t>
      </w:r>
      <w:r>
        <w:t xml:space="preserve">Dart para desarrolladores Java y también muchas otras herramientas </w:t>
      </w:r>
      <w:r w:rsidR="008848F3">
        <w:t>cuyo objetivo es</w:t>
      </w:r>
      <w:r>
        <w:t xml:space="preserve"> el mejor proceso de aprendizaj</w:t>
      </w:r>
      <w:r w:rsidR="008848F3">
        <w:t>e</w:t>
      </w:r>
      <w:r>
        <w:t>.</w:t>
      </w:r>
      <w:r w:rsidR="000C65F4">
        <w:t xml:space="preserve"> [19]</w:t>
      </w:r>
    </w:p>
    <w:p w14:paraId="42A3218E" w14:textId="0F8CD853" w:rsidR="002A4884" w:rsidRDefault="002A4884" w:rsidP="002A4884">
      <w:pPr>
        <w:pStyle w:val="Ttulo3"/>
        <w:numPr>
          <w:ilvl w:val="2"/>
          <w:numId w:val="5"/>
        </w:numPr>
      </w:pPr>
      <w:bookmarkStart w:id="168" w:name="_Toc62568386"/>
      <w:r>
        <w:t>Widgets</w:t>
      </w:r>
      <w:bookmarkEnd w:id="168"/>
    </w:p>
    <w:p w14:paraId="6958A838" w14:textId="0CAE26F9" w:rsidR="00D76902" w:rsidRDefault="00310990" w:rsidP="00D76902">
      <w:pPr>
        <w:pStyle w:val="cuerpo-tfg"/>
      </w:pPr>
      <w:r>
        <w:t xml:space="preserve">Además de Flutter te permitir crear sus proprios widgets, </w:t>
      </w:r>
      <w:r w:rsidR="00D76902">
        <w:t xml:space="preserve">también </w:t>
      </w:r>
      <w:r>
        <w:t>tiene u</w:t>
      </w:r>
      <w:r w:rsidR="002A4884">
        <w:t xml:space="preserve">n rico conjunto de widgets </w:t>
      </w:r>
      <w:r w:rsidR="000C65F4">
        <w:t xml:space="preserve">ya creados </w:t>
      </w:r>
      <w:r w:rsidR="002A4884">
        <w:t>disponibles, tanto para iOS como para Android</w:t>
      </w:r>
      <w:r w:rsidR="008848F3">
        <w:t>,</w:t>
      </w:r>
      <w:r>
        <w:t xml:space="preserve"> lo que</w:t>
      </w:r>
      <w:r w:rsidR="002A4884">
        <w:t xml:space="preserve"> hace que esa sea una de sus principales ventajas.</w:t>
      </w:r>
      <w:r>
        <w:t xml:space="preserve"> Sin contar que ofrece muchos más widgets, sin la necesidad de API de terceros, si comparado con React </w:t>
      </w:r>
      <w:r w:rsidR="000C65F4">
        <w:t>n</w:t>
      </w:r>
      <w:r>
        <w:t>ative, por ejemplo.</w:t>
      </w:r>
    </w:p>
    <w:p w14:paraId="3E26D970" w14:textId="40C7E939" w:rsidR="00310990" w:rsidRDefault="00310990" w:rsidP="00310990">
      <w:pPr>
        <w:pStyle w:val="Ttulo3"/>
        <w:numPr>
          <w:ilvl w:val="2"/>
          <w:numId w:val="5"/>
        </w:numPr>
      </w:pPr>
      <w:bookmarkStart w:id="169" w:name="_Toc62568387"/>
      <w:r>
        <w:t>Herramientas</w:t>
      </w:r>
      <w:bookmarkEnd w:id="169"/>
    </w:p>
    <w:p w14:paraId="309061AF" w14:textId="77777777" w:rsidR="008848F3" w:rsidRDefault="00310990" w:rsidP="00D76902">
      <w:pPr>
        <w:pStyle w:val="cuerpo-tfg"/>
      </w:pPr>
      <w:r>
        <w:t>Flutter te permite empezar con el ambiente desarrollo de forma muy rápida y fácil</w:t>
      </w:r>
      <w:r w:rsidR="008848F3">
        <w:t>, porque en Flutter no hay mucha dependencia de ambiente de desarrollo.</w:t>
      </w:r>
    </w:p>
    <w:p w14:paraId="4419F9EB" w14:textId="63510175" w:rsidR="00310990" w:rsidRPr="002A4884" w:rsidRDefault="008848F3" w:rsidP="00D76902">
      <w:pPr>
        <w:pStyle w:val="cuerpo-tfg"/>
      </w:pPr>
      <w:r>
        <w:lastRenderedPageBreak/>
        <w:t>Por lo tanto, si u</w:t>
      </w:r>
      <w:r w:rsidR="00310990">
        <w:t>n desarrollador quiere empezar con un ambiente más avanzado con la utilización de otras herramientas, Flutter te permite usar muchas de esas herramientas</w:t>
      </w:r>
      <w:r w:rsidR="00D76902">
        <w:t>.</w:t>
      </w:r>
    </w:p>
    <w:p w14:paraId="5D569DF5" w14:textId="139D8FBD" w:rsidR="00506CAD" w:rsidRDefault="00506CAD" w:rsidP="00506CAD">
      <w:pPr>
        <w:pStyle w:val="Ttulo2"/>
        <w:numPr>
          <w:ilvl w:val="1"/>
          <w:numId w:val="5"/>
        </w:numPr>
      </w:pPr>
      <w:bookmarkStart w:id="170" w:name="_Toc62568388"/>
      <w:r>
        <w:t>Desventajas</w:t>
      </w:r>
      <w:bookmarkEnd w:id="170"/>
    </w:p>
    <w:p w14:paraId="1E9FF039" w14:textId="027A1DD1" w:rsidR="00506CAD" w:rsidRDefault="00506CAD" w:rsidP="00506CAD">
      <w:pPr>
        <w:pStyle w:val="cuerpo-tfg"/>
        <w:rPr>
          <w:shd w:val="clear" w:color="auto" w:fill="FFFFFF"/>
        </w:rPr>
      </w:pPr>
      <w:r>
        <w:rPr>
          <w:shd w:val="clear" w:color="auto" w:fill="FFFFFF"/>
        </w:rPr>
        <w:t xml:space="preserve">Así como cualquier herramienta, Flutter tiene </w:t>
      </w:r>
      <w:r w:rsidR="00D76902">
        <w:rPr>
          <w:shd w:val="clear" w:color="auto" w:fill="FFFFFF"/>
        </w:rPr>
        <w:t xml:space="preserve">sus </w:t>
      </w:r>
      <w:r>
        <w:rPr>
          <w:shd w:val="clear" w:color="auto" w:fill="FFFFFF"/>
        </w:rPr>
        <w:t xml:space="preserve">puntos negativos que necesitan ser evaluados por quién desea utilizar ese </w:t>
      </w:r>
      <w:r w:rsidRPr="000C65F4">
        <w:rPr>
          <w:i/>
          <w:iCs/>
          <w:shd w:val="clear" w:color="auto" w:fill="FFFFFF"/>
        </w:rPr>
        <w:t>framework</w:t>
      </w:r>
      <w:r>
        <w:rPr>
          <w:shd w:val="clear" w:color="auto" w:fill="FFFFFF"/>
        </w:rPr>
        <w:t xml:space="preserve"> y así juzgar si Flutter es realmente la mejor opción.</w:t>
      </w:r>
    </w:p>
    <w:p w14:paraId="21D6803E" w14:textId="3E402B84" w:rsidR="00D76902" w:rsidRDefault="00D76902" w:rsidP="00D76902">
      <w:pPr>
        <w:pStyle w:val="Ttulo3"/>
        <w:numPr>
          <w:ilvl w:val="2"/>
          <w:numId w:val="5"/>
        </w:numPr>
      </w:pPr>
      <w:bookmarkStart w:id="171" w:name="_Toc62568389"/>
      <w:r>
        <w:t>Herramienta nueva</w:t>
      </w:r>
      <w:bookmarkEnd w:id="171"/>
    </w:p>
    <w:p w14:paraId="3ED23C4C" w14:textId="62ABB8D0" w:rsidR="00D76902" w:rsidRDefault="00D76902" w:rsidP="00D76902">
      <w:pPr>
        <w:pStyle w:val="cuerpo-tfg"/>
      </w:pPr>
      <w:r>
        <w:t>Por si tratar de una herramienta nueva, hay muchas dudas cuanto a su credibilidad. Por más que pertenezca a una gran compañía como Google, lo que trae un cierto nivel de seguranza; eso no es suficiente.</w:t>
      </w:r>
    </w:p>
    <w:p w14:paraId="70DDF42D" w14:textId="79BC2377" w:rsidR="00D76902" w:rsidRDefault="00387143" w:rsidP="00D76902">
      <w:pPr>
        <w:pStyle w:val="cuerpo-tfg"/>
      </w:pPr>
      <w:r>
        <w:rPr>
          <w:noProof/>
        </w:rPr>
        <mc:AlternateContent>
          <mc:Choice Requires="wps">
            <w:drawing>
              <wp:anchor distT="0" distB="0" distL="114300" distR="114300" simplePos="0" relativeHeight="251740160" behindDoc="0" locked="0" layoutInCell="1" allowOverlap="1" wp14:anchorId="6531F805" wp14:editId="41A985EA">
                <wp:simplePos x="0" y="0"/>
                <wp:positionH relativeFrom="margin">
                  <wp:align>center</wp:align>
                </wp:positionH>
                <wp:positionV relativeFrom="paragraph">
                  <wp:posOffset>3361524</wp:posOffset>
                </wp:positionV>
                <wp:extent cx="1590261" cy="238540"/>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57D6D28E" w14:textId="562FE755" w:rsidR="00D427B5" w:rsidRPr="00DC5E27" w:rsidRDefault="00D427B5" w:rsidP="00B763C7">
                            <w:pPr>
                              <w:jc w:val="center"/>
                              <w:rPr>
                                <w:sz w:val="18"/>
                                <w:szCs w:val="18"/>
                              </w:rPr>
                            </w:pPr>
                            <w:r w:rsidRPr="00DC5E27">
                              <w:rPr>
                                <w:sz w:val="18"/>
                                <w:szCs w:val="18"/>
                              </w:rPr>
                              <w:t xml:space="preserve">Tomada de </w:t>
                            </w:r>
                            <w:r>
                              <w:rPr>
                                <w:sz w:val="18"/>
                                <w:szCs w:val="1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1F805" id="Cuadro de texto 60" o:spid="_x0000_s1048" type="#_x0000_t202" style="position:absolute;left:0;text-align:left;margin-left:0;margin-top:264.7pt;width:125.2pt;height:18.8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" filled="f" stroked="f" strokeweight=".5pt">
                <v:textbox>
                  <w:txbxContent>
                    <w:p w14:paraId="57D6D28E" w14:textId="562FE755" w:rsidR="00D427B5" w:rsidRPr="00DC5E27" w:rsidRDefault="00D427B5" w:rsidP="00B763C7">
                      <w:pPr>
                        <w:jc w:val="center"/>
                        <w:rPr>
                          <w:sz w:val="18"/>
                          <w:szCs w:val="18"/>
                        </w:rPr>
                      </w:pPr>
                      <w:r w:rsidRPr="00DC5E27">
                        <w:rPr>
                          <w:sz w:val="18"/>
                          <w:szCs w:val="18"/>
                        </w:rPr>
                        <w:t xml:space="preserve">Tomada de </w:t>
                      </w:r>
                      <w:r>
                        <w:rPr>
                          <w:sz w:val="18"/>
                          <w:szCs w:val="18"/>
                        </w:rPr>
                        <w:t>[20]</w:t>
                      </w: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33D988F4" wp14:editId="5E753E10">
                <wp:simplePos x="0" y="0"/>
                <wp:positionH relativeFrom="margin">
                  <wp:align>left</wp:align>
                </wp:positionH>
                <wp:positionV relativeFrom="paragraph">
                  <wp:posOffset>3222128</wp:posOffset>
                </wp:positionV>
                <wp:extent cx="5759450" cy="381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759450" cy="381663"/>
                        </a:xfrm>
                        <a:prstGeom prst="rect">
                          <a:avLst/>
                        </a:prstGeom>
                        <a:solidFill>
                          <a:prstClr val="white"/>
                        </a:solidFill>
                        <a:ln>
                          <a:noFill/>
                        </a:ln>
                      </wps:spPr>
                      <wps:txbx>
                        <w:txbxContent>
                          <w:p w14:paraId="1C7B7E4A" w14:textId="2BCFF4E2" w:rsidR="00D427B5" w:rsidRPr="00321C8D" w:rsidRDefault="00D427B5" w:rsidP="00B538B1">
                            <w:pPr>
                              <w:pStyle w:val="Descripcin"/>
                              <w:rPr>
                                <w:rFonts w:ascii="Arial" w:hAnsi="Arial" w:cs="Arial"/>
                                <w:noProof/>
                                <w:sz w:val="24"/>
                                <w:szCs w:val="24"/>
                              </w:rPr>
                            </w:pPr>
                            <w:bookmarkStart w:id="172" w:name="_Toc62568410"/>
                            <w:r>
                              <w:t xml:space="preserve">Ilustración </w:t>
                            </w:r>
                            <w:fldSimple w:instr=" SEQ Ilustración \* ARABIC ">
                              <w:r>
                                <w:rPr>
                                  <w:noProof/>
                                </w:rPr>
                                <w:t>11</w:t>
                              </w:r>
                            </w:fldSimple>
                            <w:r>
                              <w:t>. C</w:t>
                            </w:r>
                            <w:r w:rsidRPr="00157BE9">
                              <w:t xml:space="preserve">recimiento de la búsqueda de Flutter en Google </w:t>
                            </w:r>
                            <w:r>
                              <w:t>(2018 - 2020)</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988F4" id="Cuadro de texto 44" o:spid="_x0000_s1049" type="#_x0000_t202" style="position:absolute;left:0;text-align:left;margin-left:0;margin-top:253.7pt;width:453.5pt;height:30.05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" stroked="f">
                <v:textbox inset="0,0,0,0">
                  <w:txbxContent>
                    <w:p w14:paraId="1C7B7E4A" w14:textId="2BCFF4E2" w:rsidR="00D427B5" w:rsidRPr="00321C8D" w:rsidRDefault="00D427B5" w:rsidP="00B538B1">
                      <w:pPr>
                        <w:pStyle w:val="Descripcin"/>
                        <w:rPr>
                          <w:rFonts w:ascii="Arial" w:hAnsi="Arial" w:cs="Arial"/>
                          <w:noProof/>
                          <w:sz w:val="24"/>
                          <w:szCs w:val="24"/>
                        </w:rPr>
                      </w:pPr>
                      <w:bookmarkStart w:id="173" w:name="_Toc62568410"/>
                      <w:r>
                        <w:t xml:space="preserve">Ilustración </w:t>
                      </w:r>
                      <w:fldSimple w:instr=" SEQ Ilustración \* ARABIC ">
                        <w:r>
                          <w:rPr>
                            <w:noProof/>
                          </w:rPr>
                          <w:t>11</w:t>
                        </w:r>
                      </w:fldSimple>
                      <w:r>
                        <w:t>. C</w:t>
                      </w:r>
                      <w:r w:rsidRPr="00157BE9">
                        <w:t xml:space="preserve">recimiento de la búsqueda de Flutter en Google </w:t>
                      </w:r>
                      <w:r>
                        <w:t>(2018 - 2020)</w:t>
                      </w:r>
                      <w:bookmarkEnd w:id="173"/>
                    </w:p>
                  </w:txbxContent>
                </v:textbox>
                <w10:wrap type="square" anchorx="margin"/>
              </v:shape>
            </w:pict>
          </mc:Fallback>
        </mc:AlternateContent>
      </w:r>
      <w:r w:rsidR="008848F3">
        <w:rPr>
          <w:noProof/>
        </w:rPr>
        <w:drawing>
          <wp:anchor distT="0" distB="0" distL="114300" distR="114300" simplePos="0" relativeHeight="251679744" behindDoc="0" locked="0" layoutInCell="1" allowOverlap="1" wp14:anchorId="7B4DA7C0" wp14:editId="65BFD0E7">
            <wp:simplePos x="0" y="0"/>
            <wp:positionH relativeFrom="margin">
              <wp:align>left</wp:align>
            </wp:positionH>
            <wp:positionV relativeFrom="paragraph">
              <wp:posOffset>1763146</wp:posOffset>
            </wp:positionV>
            <wp:extent cx="5759450" cy="1433195"/>
            <wp:effectExtent l="0" t="0" r="0" b="0"/>
            <wp:wrapSquare wrapText="bothSides"/>
            <wp:docPr id="17" name="Imagen 17"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 Gráfico de dispersión&#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759450" cy="1433195"/>
                    </a:xfrm>
                    <a:prstGeom prst="rect">
                      <a:avLst/>
                    </a:prstGeom>
                  </pic:spPr>
                </pic:pic>
              </a:graphicData>
            </a:graphic>
            <wp14:sizeRelH relativeFrom="page">
              <wp14:pctWidth>0</wp14:pctWidth>
            </wp14:sizeRelH>
            <wp14:sizeRelV relativeFrom="page">
              <wp14:pctHeight>0</wp14:pctHeight>
            </wp14:sizeRelV>
          </wp:anchor>
        </w:drawing>
      </w:r>
      <w:r w:rsidR="00D76902">
        <w:t xml:space="preserve">Herramientas nuevas traen por </w:t>
      </w:r>
      <w:r w:rsidR="006E6616">
        <w:t>sí</w:t>
      </w:r>
      <w:r w:rsidR="00D76902">
        <w:t xml:space="preserve"> solas muchas dudas </w:t>
      </w:r>
      <w:r w:rsidR="008848F3">
        <w:t>y</w:t>
      </w:r>
      <w:r w:rsidR="00D76902">
        <w:t xml:space="preserve"> inseguridad</w:t>
      </w:r>
      <w:r w:rsidR="008848F3">
        <w:t>,</w:t>
      </w:r>
      <w:r w:rsidR="00D76902">
        <w:t xml:space="preserve"> no solo si tratando de la empresa que</w:t>
      </w:r>
      <w:r w:rsidR="008848F3">
        <w:t xml:space="preserve"> las ha creado</w:t>
      </w:r>
      <w:r w:rsidR="00D46020">
        <w:t>,</w:t>
      </w:r>
      <w:r w:rsidR="00D76902">
        <w:t xml:space="preserve"> sino que también de muchos errores iniciales, no tener disponible una gran comunidad. </w:t>
      </w:r>
      <w:r w:rsidR="008848F3">
        <w:t>Y en Flutter no es diferente, p</w:t>
      </w:r>
      <w:r w:rsidR="00D76902">
        <w:t xml:space="preserve">or más que </w:t>
      </w:r>
      <w:r w:rsidR="00D46020">
        <w:t xml:space="preserve">el interés en Flutter ha crecido en los últimos años desde su lanzamiento, como puede ser </w:t>
      </w:r>
      <w:r w:rsidR="008848F3">
        <w:t>observado</w:t>
      </w:r>
      <w:r w:rsidR="00D46020">
        <w:t xml:space="preserve"> en la</w:t>
      </w:r>
      <w:r w:rsidR="008848F3">
        <w:t xml:space="preserve"> siguiente</w:t>
      </w:r>
      <w:r w:rsidR="00D46020">
        <w:t xml:space="preserve"> imagen, que fue retirada de una búsqueda en Google Trends.</w:t>
      </w:r>
      <w:r w:rsidR="008848F3">
        <w:t xml:space="preserve"> [20]</w:t>
      </w:r>
    </w:p>
    <w:p w14:paraId="1AA05871" w14:textId="16EF1810" w:rsidR="00D46020" w:rsidRDefault="00D46020" w:rsidP="00D46020">
      <w:pPr>
        <w:pStyle w:val="Ttulo3"/>
        <w:numPr>
          <w:ilvl w:val="2"/>
          <w:numId w:val="5"/>
        </w:numPr>
      </w:pPr>
      <w:bookmarkStart w:id="174" w:name="_Toc62568390"/>
      <w:r>
        <w:t>Mezcla de código</w:t>
      </w:r>
      <w:bookmarkEnd w:id="174"/>
    </w:p>
    <w:p w14:paraId="5C2CFC0E" w14:textId="1D286D67" w:rsidR="00D46020" w:rsidRDefault="00D46020" w:rsidP="00D46020">
      <w:pPr>
        <w:pStyle w:val="cuerpo-tfg"/>
      </w:pPr>
      <w:r>
        <w:t xml:space="preserve">Diferentemente de otros ambientes de desarrollo </w:t>
      </w:r>
      <w:r w:rsidR="008848F3">
        <w:t>como,</w:t>
      </w:r>
      <w:r>
        <w:t xml:space="preserve"> por ejemplo, desarrollo web; en Flutter hay mezcla de código de lógica y estilización.</w:t>
      </w:r>
      <w:r w:rsidR="00FD3596">
        <w:t xml:space="preserve"> Para ejemplificar mejor esa desventaja, en desarrollo </w:t>
      </w:r>
      <w:r w:rsidR="000C65F4">
        <w:t>web,</w:t>
      </w:r>
      <w:r w:rsidR="00FD3596">
        <w:t xml:space="preserve"> por ejemplo, en la mayoría de los casos la estilización es separada de la parte lógica</w:t>
      </w:r>
      <w:r w:rsidR="008070A3">
        <w:t>.</w:t>
      </w:r>
      <w:r w:rsidR="00FD3596">
        <w:t xml:space="preserve"> HTML, CSS y JS para la estilización</w:t>
      </w:r>
      <w:r w:rsidR="008070A3">
        <w:t xml:space="preserve"> de</w:t>
      </w:r>
      <w:r w:rsidR="00FD3596">
        <w:t xml:space="preserve"> </w:t>
      </w:r>
      <w:r w:rsidR="00FD3596">
        <w:lastRenderedPageBreak/>
        <w:t>interfaz y algún otro lenguaje de desarrollo para la parte lógica (PHP, JS, Java, entre otras).</w:t>
      </w:r>
    </w:p>
    <w:p w14:paraId="19FAA819" w14:textId="7A1DADB7" w:rsidR="00FD3596" w:rsidRDefault="00FD3596" w:rsidP="00D46020">
      <w:pPr>
        <w:pStyle w:val="cuerpo-tfg"/>
      </w:pPr>
      <w:r>
        <w:t>En Flutter todo es hecho con Dart. Entonces es común tener el código de lógica junto con el código de estilización. Claro que para muchos desarrolladores eso no llega a ser una desventaja, es una cuestión de costumbre con la herramienta.</w:t>
      </w:r>
    </w:p>
    <w:p w14:paraId="5711E24D" w14:textId="4F14312A" w:rsidR="00221E79" w:rsidRPr="00221E79" w:rsidRDefault="00221E79" w:rsidP="00D46020">
      <w:pPr>
        <w:pStyle w:val="cuerpo-tfg"/>
      </w:pPr>
      <w:r>
        <w:t>La</w:t>
      </w:r>
      <w:r w:rsidR="000C65F4">
        <w:t xml:space="preserve"> siguiente</w:t>
      </w:r>
      <w:r>
        <w:t xml:space="preserve"> imagen exhibí un ejemplo de código en Flutter, donde hay una mezcla de código de la parte lógica (rectángulo rojo) y </w:t>
      </w:r>
      <w:r w:rsidR="000C65F4">
        <w:t>código</w:t>
      </w:r>
      <w:r>
        <w:t xml:space="preserve"> de estilización (rectángulo verde).</w:t>
      </w:r>
      <w:r w:rsidR="008070A3">
        <w:t xml:space="preserve"> [21]</w:t>
      </w:r>
    </w:p>
    <w:p w14:paraId="3E7B5DF7" w14:textId="49AFE42D" w:rsidR="00FD3596" w:rsidRDefault="00387143" w:rsidP="00D46020">
      <w:pPr>
        <w:pStyle w:val="cuerpo-tfg"/>
      </w:pPr>
      <w:r>
        <w:rPr>
          <w:noProof/>
        </w:rPr>
        <mc:AlternateContent>
          <mc:Choice Requires="wps">
            <w:drawing>
              <wp:anchor distT="0" distB="0" distL="114300" distR="114300" simplePos="0" relativeHeight="251716608" behindDoc="0" locked="0" layoutInCell="1" allowOverlap="1" wp14:anchorId="2C4EAA46" wp14:editId="5E2D310B">
                <wp:simplePos x="0" y="0"/>
                <wp:positionH relativeFrom="column">
                  <wp:posOffset>1158875</wp:posOffset>
                </wp:positionH>
                <wp:positionV relativeFrom="paragraph">
                  <wp:posOffset>3232150</wp:posOffset>
                </wp:positionV>
                <wp:extent cx="3441700" cy="476885"/>
                <wp:effectExtent l="0" t="0" r="635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3441700" cy="476885"/>
                        </a:xfrm>
                        <a:prstGeom prst="rect">
                          <a:avLst/>
                        </a:prstGeom>
                        <a:solidFill>
                          <a:prstClr val="white"/>
                        </a:solidFill>
                        <a:ln>
                          <a:noFill/>
                        </a:ln>
                      </wps:spPr>
                      <wps:txbx>
                        <w:txbxContent>
                          <w:p w14:paraId="09753F23" w14:textId="6DF7A25B" w:rsidR="00D427B5" w:rsidRPr="003A070E" w:rsidRDefault="00D427B5" w:rsidP="00B538B1">
                            <w:pPr>
                              <w:pStyle w:val="Descripcin"/>
                              <w:rPr>
                                <w:rFonts w:ascii="Arial" w:hAnsi="Arial" w:cs="Arial"/>
                                <w:noProof/>
                                <w:sz w:val="24"/>
                                <w:szCs w:val="24"/>
                              </w:rPr>
                            </w:pPr>
                            <w:bookmarkStart w:id="175" w:name="_Toc62568411"/>
                            <w:r>
                              <w:t xml:space="preserve">Ilustración </w:t>
                            </w:r>
                            <w:fldSimple w:instr=" SEQ Ilustración \* ARABIC ">
                              <w:r>
                                <w:rPr>
                                  <w:noProof/>
                                </w:rPr>
                                <w:t>12</w:t>
                              </w:r>
                            </w:fldSimple>
                            <w:r>
                              <w:t>. Fragmento de ejemplo de la mezcla de código en Flutter</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EAA46" id="Cuadro de texto 45" o:spid="_x0000_s1050" type="#_x0000_t202" style="position:absolute;left:0;text-align:left;margin-left:91.25pt;margin-top:254.5pt;width:271pt;height:37.5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" stroked="f">
                <v:textbox inset="0,0,0,0">
                  <w:txbxContent>
                    <w:p w14:paraId="09753F23" w14:textId="6DF7A25B" w:rsidR="00D427B5" w:rsidRPr="003A070E" w:rsidRDefault="00D427B5" w:rsidP="00B538B1">
                      <w:pPr>
                        <w:pStyle w:val="Descripcin"/>
                        <w:rPr>
                          <w:rFonts w:ascii="Arial" w:hAnsi="Arial" w:cs="Arial"/>
                          <w:noProof/>
                          <w:sz w:val="24"/>
                          <w:szCs w:val="24"/>
                        </w:rPr>
                      </w:pPr>
                      <w:bookmarkStart w:id="176" w:name="_Toc62568411"/>
                      <w:r>
                        <w:t xml:space="preserve">Ilustración </w:t>
                      </w:r>
                      <w:fldSimple w:instr=" SEQ Ilustración \* ARABIC ">
                        <w:r>
                          <w:rPr>
                            <w:noProof/>
                          </w:rPr>
                          <w:t>12</w:t>
                        </w:r>
                      </w:fldSimple>
                      <w:r>
                        <w:t>. Fragmento de ejemplo de la mezcla de código en Flutter</w:t>
                      </w:r>
                      <w:bookmarkEnd w:id="176"/>
                    </w:p>
                  </w:txbxContent>
                </v:textbox>
                <w10:wrap type="square"/>
              </v:shape>
            </w:pict>
          </mc:Fallback>
        </mc:AlternateContent>
      </w:r>
      <w:r w:rsidR="00B763C7">
        <w:rPr>
          <w:noProof/>
        </w:rPr>
        <mc:AlternateContent>
          <mc:Choice Requires="wps">
            <w:drawing>
              <wp:anchor distT="0" distB="0" distL="114300" distR="114300" simplePos="0" relativeHeight="251742208" behindDoc="0" locked="0" layoutInCell="1" allowOverlap="1" wp14:anchorId="039DD5B0" wp14:editId="31CF4A02">
                <wp:simplePos x="0" y="0"/>
                <wp:positionH relativeFrom="margin">
                  <wp:align>center</wp:align>
                </wp:positionH>
                <wp:positionV relativeFrom="paragraph">
                  <wp:posOffset>3492859</wp:posOffset>
                </wp:positionV>
                <wp:extent cx="1590261" cy="23854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63F23AD2" w14:textId="41FDB38D" w:rsidR="00D427B5" w:rsidRPr="00DC5E27" w:rsidRDefault="00D427B5" w:rsidP="00B763C7">
                            <w:pPr>
                              <w:jc w:val="center"/>
                              <w:rPr>
                                <w:sz w:val="18"/>
                                <w:szCs w:val="18"/>
                              </w:rPr>
                            </w:pPr>
                            <w:r w:rsidRPr="00DC5E27">
                              <w:rPr>
                                <w:sz w:val="18"/>
                                <w:szCs w:val="18"/>
                              </w:rPr>
                              <w:t xml:space="preserve">Tomada de </w:t>
                            </w:r>
                            <w:r>
                              <w:rPr>
                                <w:sz w:val="18"/>
                                <w:szCs w:val="18"/>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DD5B0" id="Cuadro de texto 61" o:spid="_x0000_s1051" type="#_x0000_t202" style="position:absolute;left:0;text-align:left;margin-left:0;margin-top:275.05pt;width:125.2pt;height:18.8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" filled="f" stroked="f" strokeweight=".5pt">
                <v:textbox>
                  <w:txbxContent>
                    <w:p w14:paraId="63F23AD2" w14:textId="41FDB38D" w:rsidR="00D427B5" w:rsidRPr="00DC5E27" w:rsidRDefault="00D427B5" w:rsidP="00B763C7">
                      <w:pPr>
                        <w:jc w:val="center"/>
                        <w:rPr>
                          <w:sz w:val="18"/>
                          <w:szCs w:val="18"/>
                        </w:rPr>
                      </w:pPr>
                      <w:r w:rsidRPr="00DC5E27">
                        <w:rPr>
                          <w:sz w:val="18"/>
                          <w:szCs w:val="18"/>
                        </w:rPr>
                        <w:t xml:space="preserve">Tomada de </w:t>
                      </w:r>
                      <w:r>
                        <w:rPr>
                          <w:sz w:val="18"/>
                          <w:szCs w:val="18"/>
                        </w:rPr>
                        <w:t>[21]</w:t>
                      </w:r>
                    </w:p>
                  </w:txbxContent>
                </v:textbox>
                <w10:wrap anchorx="margin"/>
              </v:shape>
            </w:pict>
          </mc:Fallback>
        </mc:AlternateContent>
      </w:r>
      <w:r w:rsidR="00FD3596">
        <w:rPr>
          <w:noProof/>
        </w:rPr>
        <w:drawing>
          <wp:anchor distT="0" distB="0" distL="114300" distR="114300" simplePos="0" relativeHeight="251680768" behindDoc="0" locked="0" layoutInCell="1" allowOverlap="1" wp14:anchorId="5545FB7B" wp14:editId="5F8902FC">
            <wp:simplePos x="0" y="0"/>
            <wp:positionH relativeFrom="margin">
              <wp:align>center</wp:align>
            </wp:positionH>
            <wp:positionV relativeFrom="paragraph">
              <wp:posOffset>152400</wp:posOffset>
            </wp:positionV>
            <wp:extent cx="3441700" cy="3021330"/>
            <wp:effectExtent l="0" t="0" r="6350"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50">
                      <a:extLst>
                        <a:ext uri="{28A0092B-C50C-407E-A947-70E740481C1C}">
                          <a14:useLocalDpi xmlns:a14="http://schemas.microsoft.com/office/drawing/2010/main" val="0"/>
                        </a:ext>
                      </a:extLst>
                    </a:blip>
                    <a:stretch>
                      <a:fillRect/>
                    </a:stretch>
                  </pic:blipFill>
                  <pic:spPr>
                    <a:xfrm>
                      <a:off x="0" y="0"/>
                      <a:ext cx="3441700" cy="3021824"/>
                    </a:xfrm>
                    <a:prstGeom prst="rect">
                      <a:avLst/>
                    </a:prstGeom>
                  </pic:spPr>
                </pic:pic>
              </a:graphicData>
            </a:graphic>
            <wp14:sizeRelH relativeFrom="page">
              <wp14:pctWidth>0</wp14:pctWidth>
            </wp14:sizeRelH>
            <wp14:sizeRelV relativeFrom="page">
              <wp14:pctHeight>0</wp14:pctHeight>
            </wp14:sizeRelV>
          </wp:anchor>
        </w:drawing>
      </w:r>
    </w:p>
    <w:p w14:paraId="1A9A5BF4" w14:textId="272236F8" w:rsidR="00FD3596" w:rsidRDefault="00FD3596" w:rsidP="00D46020">
      <w:pPr>
        <w:pStyle w:val="cuerpo-tfg"/>
      </w:pPr>
      <w:r>
        <w:t xml:space="preserve">Oficialmente, Google no ha lanzado ninguna forma o actualización que solucione dicho “problema”, hasta el momento. </w:t>
      </w:r>
      <w:r w:rsidR="00221E79">
        <w:t>Pero la comunidad ha creado sus proprias soluciones; la más común es la creación de funciones para las partes lógicas en archivos distintos</w:t>
      </w:r>
      <w:r w:rsidR="008308A2">
        <w:t xml:space="preserve"> y entonces solo hacen la llamada de esas funciones.</w:t>
      </w:r>
    </w:p>
    <w:p w14:paraId="18C3EBBD" w14:textId="651619C0" w:rsidR="008308A2" w:rsidRDefault="008308A2" w:rsidP="008308A2">
      <w:pPr>
        <w:pStyle w:val="Ttulo3"/>
        <w:numPr>
          <w:ilvl w:val="2"/>
          <w:numId w:val="5"/>
        </w:numPr>
      </w:pPr>
      <w:bookmarkStart w:id="177" w:name="_Toc62568391"/>
      <w:r>
        <w:t>Google</w:t>
      </w:r>
      <w:bookmarkEnd w:id="177"/>
    </w:p>
    <w:p w14:paraId="1BE6C30D" w14:textId="0BCB4FAC" w:rsidR="008308A2" w:rsidRDefault="008308A2" w:rsidP="008308A2">
      <w:pPr>
        <w:pStyle w:val="cuerpo-tfg"/>
      </w:pPr>
      <w:r>
        <w:t xml:space="preserve">Hay personas que consideran </w:t>
      </w:r>
      <w:r w:rsidR="008070A3">
        <w:t xml:space="preserve">el hecho de que </w:t>
      </w:r>
      <w:r>
        <w:t>Flutter pertenece a Google una ventaja</w:t>
      </w:r>
      <w:r w:rsidR="00B3652F">
        <w:t xml:space="preserve"> y hay sentido en eso. Pero para </w:t>
      </w:r>
      <w:r w:rsidR="00651626">
        <w:t xml:space="preserve">Zammetti </w:t>
      </w:r>
      <w:r w:rsidR="00B3652F">
        <w:t>(</w:t>
      </w:r>
      <w:r w:rsidR="00651626">
        <w:t>2019</w:t>
      </w:r>
      <w:r w:rsidR="00B3652F">
        <w:t>)</w:t>
      </w:r>
      <w:r w:rsidR="00651626">
        <w:t xml:space="preserve"> [8]</w:t>
      </w:r>
      <w:r w:rsidR="00B3652F">
        <w:t xml:space="preserve"> eso hace todo menos confortable, ya que Google controla muchas cosas en la internet hoy en día. Como mencionado anteriormente</w:t>
      </w:r>
      <w:r w:rsidR="008070A3">
        <w:t>,</w:t>
      </w:r>
      <w:r w:rsidR="00B3652F">
        <w:t xml:space="preserve"> Flutter, Dart y hasta Skia</w:t>
      </w:r>
      <w:r w:rsidR="008070A3">
        <w:t xml:space="preserve"> </w:t>
      </w:r>
      <w:r w:rsidR="00B3652F">
        <w:t xml:space="preserve">fueran creadas por Google o son </w:t>
      </w:r>
      <w:r w:rsidR="00B3652F">
        <w:lastRenderedPageBreak/>
        <w:t xml:space="preserve">mantenidas por él. Entonces con todo ese control Google puede dictar normas y descontinuar la herramienta cuando quiera, así como ya ha pasado </w:t>
      </w:r>
      <w:r w:rsidR="000C65F4">
        <w:t xml:space="preserve">antes </w:t>
      </w:r>
      <w:r w:rsidR="00B3652F">
        <w:t xml:space="preserve">con otras </w:t>
      </w:r>
      <w:r w:rsidR="008070A3">
        <w:t>tecnologías</w:t>
      </w:r>
      <w:r w:rsidR="00B3652F">
        <w:t>.</w:t>
      </w:r>
    </w:p>
    <w:p w14:paraId="14EFBA61" w14:textId="13D81494" w:rsidR="00B3652F" w:rsidRDefault="00B3652F" w:rsidP="00B3652F">
      <w:pPr>
        <w:pStyle w:val="Ttulo3"/>
        <w:numPr>
          <w:ilvl w:val="2"/>
          <w:numId w:val="5"/>
        </w:numPr>
      </w:pPr>
      <w:bookmarkStart w:id="178" w:name="_Toc62568392"/>
      <w:r>
        <w:t>Árbol de Widgets</w:t>
      </w:r>
      <w:bookmarkEnd w:id="178"/>
    </w:p>
    <w:p w14:paraId="639A1F3F" w14:textId="71E135B8" w:rsidR="00B3652F" w:rsidRDefault="00C73DEF" w:rsidP="00B3652F">
      <w:pPr>
        <w:pStyle w:val="cuerpo-tfg"/>
      </w:pPr>
      <w:r>
        <w:t>Los widgets en si son una maravill</w:t>
      </w:r>
      <w:r w:rsidR="008070A3">
        <w:t>a</w:t>
      </w:r>
      <w:r>
        <w:t xml:space="preserve">, pero cuando se trata de la junción de ellos, la jerarquía que generan entre </w:t>
      </w:r>
      <w:r w:rsidR="000C65F4">
        <w:t>sí</w:t>
      </w:r>
      <w:r>
        <w:t xml:space="preserve"> tiende a ser un terror para muchos desarrolladores.</w:t>
      </w:r>
    </w:p>
    <w:p w14:paraId="08E225D3" w14:textId="4C2BBCC9" w:rsidR="00C73DEF" w:rsidRDefault="00C73DEF" w:rsidP="000A6789">
      <w:pPr>
        <w:pStyle w:val="cuerpo-tfg"/>
      </w:pPr>
      <w:r>
        <w:t>La profundidad que puede llegar una jerarquía de árbol de widgets en Flutter, muchas veces es mucho mayor que en HTML, por ejemplo</w:t>
      </w:r>
      <w:r w:rsidR="008070A3">
        <w:t>;</w:t>
      </w:r>
      <w:r>
        <w:t xml:space="preserve"> lo que torna el desarrollo en Flutter un poco asustador.</w:t>
      </w:r>
      <w:r w:rsidR="000A6789">
        <w:t xml:space="preserve"> </w:t>
      </w:r>
      <w:r>
        <w:t xml:space="preserve">Claro que la comunidad de Flutter ya tiene soluciones para eses problemas, como herramientas para identificación </w:t>
      </w:r>
      <w:r w:rsidR="000A6789">
        <w:t>y comentarios en el</w:t>
      </w:r>
      <w:r>
        <w:t xml:space="preserve"> código</w:t>
      </w:r>
      <w:r w:rsidR="000A6789">
        <w:t xml:space="preserve"> para que el desarrollador no se perca dentro de la jerarquía de widgets.</w:t>
      </w:r>
    </w:p>
    <w:p w14:paraId="661B1725" w14:textId="2C8B327C" w:rsidR="000A6789" w:rsidRDefault="000A6789" w:rsidP="000A6789">
      <w:pPr>
        <w:pStyle w:val="Ttulo3"/>
        <w:numPr>
          <w:ilvl w:val="2"/>
          <w:numId w:val="5"/>
        </w:numPr>
      </w:pPr>
      <w:bookmarkStart w:id="179" w:name="_Toc62568393"/>
      <w:r>
        <w:t>Tamaño de las aplicaciones</w:t>
      </w:r>
      <w:bookmarkEnd w:id="179"/>
    </w:p>
    <w:p w14:paraId="3AAC7B46" w14:textId="762B4EE6" w:rsidR="000A6789" w:rsidRDefault="000A6789" w:rsidP="000A6789">
      <w:pPr>
        <w:pStyle w:val="cuerpo-tfg"/>
      </w:pPr>
      <w:r>
        <w:t xml:space="preserve">Aplicaciones desarrolladas con Flutter tienden a ser un poco mayores que aplicaciones desarrolladas con SDK’s nativos. Eso se debe porque las aplicaciones necesitan incluir en su estructura el </w:t>
      </w:r>
      <w:r w:rsidR="008070A3">
        <w:t>motor de Flutter (</w:t>
      </w:r>
      <w:r>
        <w:t xml:space="preserve">Flutter </w:t>
      </w:r>
      <w:r w:rsidRPr="000C65F4">
        <w:rPr>
          <w:i/>
          <w:iCs/>
        </w:rPr>
        <w:t>Engine</w:t>
      </w:r>
      <w:r w:rsidR="008070A3">
        <w:t>)</w:t>
      </w:r>
      <w:r>
        <w:t>, el framework de Flutter, librarías de soporte y algunos recursos más.</w:t>
      </w:r>
    </w:p>
    <w:p w14:paraId="6B4675B3" w14:textId="0B820D00" w:rsidR="000A6789" w:rsidRPr="000A6789" w:rsidRDefault="00F161E8" w:rsidP="000A6789">
      <w:pPr>
        <w:pStyle w:val="Ttulo3"/>
        <w:numPr>
          <w:ilvl w:val="2"/>
          <w:numId w:val="5"/>
        </w:numPr>
      </w:pPr>
      <w:bookmarkStart w:id="180" w:name="_Toc62568394"/>
      <w:r>
        <w:t>Programación</w:t>
      </w:r>
      <w:r w:rsidR="000A6789">
        <w:t xml:space="preserve"> reactiva y gerenciamiento de estado</w:t>
      </w:r>
      <w:bookmarkEnd w:id="180"/>
    </w:p>
    <w:p w14:paraId="2EEB7895" w14:textId="59FFF159" w:rsidR="00FF76A1" w:rsidRDefault="00BC14D0" w:rsidP="000A6789">
      <w:pPr>
        <w:pStyle w:val="cuerpo-tfg"/>
        <w:rPr>
          <w:i/>
          <w:iCs/>
        </w:rPr>
      </w:pPr>
      <w:r>
        <w:t xml:space="preserve">Flutter </w:t>
      </w:r>
      <w:r w:rsidR="00FF76A1">
        <w:t>sigue el paradigma de programación reactiva, así como React native.</w:t>
      </w:r>
      <w:r w:rsidR="008070A3">
        <w:t xml:space="preserve"> Pero a diferencia de React Native, en Flutter </w:t>
      </w:r>
      <w:r w:rsidR="00FF76A1">
        <w:t>cada widget tiene un requisito casi que obligatorio</w:t>
      </w:r>
      <w:r w:rsidR="008070A3">
        <w:t xml:space="preserve">, </w:t>
      </w:r>
      <w:r w:rsidR="00FF76A1">
        <w:t xml:space="preserve">que es el método </w:t>
      </w:r>
      <w:r w:rsidR="00FF76A1" w:rsidRPr="00FF76A1">
        <w:rPr>
          <w:i/>
          <w:iCs/>
        </w:rPr>
        <w:t>build</w:t>
      </w:r>
      <w:r w:rsidR="00FF76A1">
        <w:rPr>
          <w:i/>
          <w:iCs/>
        </w:rPr>
        <w:t xml:space="preserve">. </w:t>
      </w:r>
    </w:p>
    <w:p w14:paraId="039E8A4D" w14:textId="67EF9866" w:rsidR="00FA1189" w:rsidRDefault="008070A3" w:rsidP="00FA1189">
      <w:pPr>
        <w:pStyle w:val="cuerpo-tfg"/>
      </w:pPr>
      <w:r>
        <w:t>El</w:t>
      </w:r>
      <w:r w:rsidR="00FF76A1">
        <w:t xml:space="preserve"> método</w:t>
      </w:r>
      <w:r>
        <w:t xml:space="preserve"> </w:t>
      </w:r>
      <w:r>
        <w:rPr>
          <w:i/>
          <w:iCs/>
        </w:rPr>
        <w:t>build</w:t>
      </w:r>
      <w:r w:rsidR="00FF76A1">
        <w:t xml:space="preserve"> retorna una representación visual que incorpora el estado actual del widget. En otras palabras, suponiendo la siguiente imagen, donde tenemos un texto en el centro de la </w:t>
      </w:r>
      <w:r w:rsidR="006E6616">
        <w:t>página</w:t>
      </w:r>
      <w:r w:rsidR="00FF76A1">
        <w:t xml:space="preserve"> que conta el </w:t>
      </w:r>
      <w:r w:rsidR="006E6616">
        <w:t>número</w:t>
      </w:r>
      <w:r w:rsidR="00FF76A1">
        <w:t xml:space="preserve"> de veces que el botón fue presionado</w:t>
      </w:r>
      <w:r w:rsidR="00FA1189">
        <w:t>. El texto nada más que un widget que tiene como estado actual el numero cero indicando que el botón aún no fue presionad</w:t>
      </w:r>
      <w:r>
        <w:t>o</w:t>
      </w:r>
      <w:r w:rsidR="00FA1189">
        <w:t xml:space="preserve">. Pero a medida que el botón es presionado, este widget de texto empieza a reaccionar al </w:t>
      </w:r>
      <w:r w:rsidR="00FA1189" w:rsidRPr="00515735">
        <w:t>clic</w:t>
      </w:r>
      <w:r w:rsidR="00FA1189">
        <w:rPr>
          <w:i/>
          <w:iCs/>
        </w:rPr>
        <w:t xml:space="preserve"> </w:t>
      </w:r>
      <w:r w:rsidR="00515735">
        <w:t>en el</w:t>
      </w:r>
      <w:r w:rsidR="00FA1189">
        <w:t xml:space="preserve"> botón. El método </w:t>
      </w:r>
      <w:r w:rsidR="00FA1189" w:rsidRPr="00FA1189">
        <w:rPr>
          <w:i/>
          <w:iCs/>
        </w:rPr>
        <w:t>build</w:t>
      </w:r>
      <w:r w:rsidR="00FA1189">
        <w:t xml:space="preserve"> entonces es llamado para reconstruir nuevamente el widget de texto para que muestre el nuevo valor.</w:t>
      </w:r>
      <w:r w:rsidR="009E5D41">
        <w:t xml:space="preserve"> [22]</w:t>
      </w:r>
    </w:p>
    <w:p w14:paraId="4F26E990" w14:textId="66BD29E0" w:rsidR="00FF76A1" w:rsidRPr="00FF76A1" w:rsidRDefault="00387143" w:rsidP="00FA1189">
      <w:pPr>
        <w:pStyle w:val="cuerpo-tfg"/>
      </w:pPr>
      <w:r>
        <w:rPr>
          <w:noProof/>
        </w:rPr>
        <w:lastRenderedPageBreak/>
        <mc:AlternateContent>
          <mc:Choice Requires="wps">
            <w:drawing>
              <wp:anchor distT="0" distB="0" distL="114300" distR="114300" simplePos="0" relativeHeight="251718656" behindDoc="0" locked="0" layoutInCell="1" allowOverlap="1" wp14:anchorId="44EB7CCC" wp14:editId="66F8F8D7">
                <wp:simplePos x="0" y="0"/>
                <wp:positionH relativeFrom="margin">
                  <wp:align>center</wp:align>
                </wp:positionH>
                <wp:positionV relativeFrom="paragraph">
                  <wp:posOffset>4616478</wp:posOffset>
                </wp:positionV>
                <wp:extent cx="5429250" cy="540385"/>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5429250" cy="540689"/>
                        </a:xfrm>
                        <a:prstGeom prst="rect">
                          <a:avLst/>
                        </a:prstGeom>
                        <a:solidFill>
                          <a:prstClr val="white"/>
                        </a:solidFill>
                        <a:ln>
                          <a:noFill/>
                        </a:ln>
                      </wps:spPr>
                      <wps:txbx>
                        <w:txbxContent>
                          <w:p w14:paraId="4F930B55" w14:textId="3D6DA469" w:rsidR="00D427B5" w:rsidRPr="0044031D" w:rsidRDefault="00D427B5" w:rsidP="00B538B1">
                            <w:pPr>
                              <w:pStyle w:val="Descripcin"/>
                              <w:rPr>
                                <w:rFonts w:ascii="Arial" w:hAnsi="Arial" w:cs="Arial"/>
                                <w:sz w:val="24"/>
                                <w:szCs w:val="24"/>
                              </w:rPr>
                            </w:pPr>
                            <w:bookmarkStart w:id="181" w:name="_Toc62568412"/>
                            <w:r>
                              <w:t xml:space="preserve">Ilustración </w:t>
                            </w:r>
                            <w:fldSimple w:instr=" SEQ Ilustración \* ARABIC ">
                              <w:r>
                                <w:rPr>
                                  <w:noProof/>
                                </w:rPr>
                                <w:t>13</w:t>
                              </w:r>
                            </w:fldSimple>
                            <w:r>
                              <w:t>. Demonstración del paradigma reactivo de programación y el gerenciamiento de estados</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EB7CCC" id="Cuadro de texto 46" o:spid="_x0000_s1052" type="#_x0000_t202" style="position:absolute;left:0;text-align:left;margin-left:0;margin-top:363.5pt;width:427.5pt;height:42.55pt;z-index:251718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" stroked="f">
                <v:textbox inset="0,0,0,0">
                  <w:txbxContent>
                    <w:p w14:paraId="4F930B55" w14:textId="3D6DA469" w:rsidR="00D427B5" w:rsidRPr="0044031D" w:rsidRDefault="00D427B5" w:rsidP="00B538B1">
                      <w:pPr>
                        <w:pStyle w:val="Descripcin"/>
                        <w:rPr>
                          <w:rFonts w:ascii="Arial" w:hAnsi="Arial" w:cs="Arial"/>
                          <w:sz w:val="24"/>
                          <w:szCs w:val="24"/>
                        </w:rPr>
                      </w:pPr>
                      <w:bookmarkStart w:id="182" w:name="_Toc62568412"/>
                      <w:r>
                        <w:t xml:space="preserve">Ilustración </w:t>
                      </w:r>
                      <w:fldSimple w:instr=" SEQ Ilustración \* ARABIC ">
                        <w:r>
                          <w:rPr>
                            <w:noProof/>
                          </w:rPr>
                          <w:t>13</w:t>
                        </w:r>
                      </w:fldSimple>
                      <w:r>
                        <w:t>. Demonstración del paradigma reactivo de programación y el gerenciamiento de estados</w:t>
                      </w:r>
                      <w:bookmarkEnd w:id="182"/>
                    </w:p>
                  </w:txbxContent>
                </v:textbox>
                <w10:wrap type="square" anchorx="margin"/>
              </v:shape>
            </w:pict>
          </mc:Fallback>
        </mc:AlternateContent>
      </w:r>
      <w:r>
        <w:rPr>
          <w:noProof/>
        </w:rPr>
        <mc:AlternateContent>
          <mc:Choice Requires="wps">
            <w:drawing>
              <wp:anchor distT="0" distB="0" distL="114300" distR="114300" simplePos="0" relativeHeight="251760640" behindDoc="0" locked="0" layoutInCell="1" allowOverlap="1" wp14:anchorId="034BD3B6" wp14:editId="17C04757">
                <wp:simplePos x="0" y="0"/>
                <wp:positionH relativeFrom="margin">
                  <wp:align>center</wp:align>
                </wp:positionH>
                <wp:positionV relativeFrom="paragraph">
                  <wp:posOffset>4878484</wp:posOffset>
                </wp:positionV>
                <wp:extent cx="1590261" cy="238540"/>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7BD17639"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BD3B6" id="Cuadro de texto 65" o:spid="_x0000_s1053" type="#_x0000_t202" style="position:absolute;left:0;text-align:left;margin-left:0;margin-top:384.15pt;width:125.2pt;height:18.8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" filled="f" stroked="f" strokeweight=".5pt">
                <v:textbox>
                  <w:txbxContent>
                    <w:p w14:paraId="7BD17639"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9E5D41">
        <w:rPr>
          <w:noProof/>
        </w:rPr>
        <mc:AlternateContent>
          <mc:Choice Requires="wpg">
            <w:drawing>
              <wp:anchor distT="0" distB="0" distL="114300" distR="114300" simplePos="0" relativeHeight="251684864" behindDoc="0" locked="0" layoutInCell="1" allowOverlap="1" wp14:anchorId="6D2C1AFE" wp14:editId="36265D32">
                <wp:simplePos x="0" y="0"/>
                <wp:positionH relativeFrom="margin">
                  <wp:align>center</wp:align>
                </wp:positionH>
                <wp:positionV relativeFrom="paragraph">
                  <wp:posOffset>1825211</wp:posOffset>
                </wp:positionV>
                <wp:extent cx="5429250" cy="2622550"/>
                <wp:effectExtent l="0" t="0" r="0" b="6350"/>
                <wp:wrapSquare wrapText="bothSides"/>
                <wp:docPr id="26" name="Grupo 26"/>
                <wp:cNvGraphicFramePr/>
                <a:graphic xmlns:a="http://schemas.openxmlformats.org/drawingml/2006/main">
                  <a:graphicData uri="http://schemas.microsoft.com/office/word/2010/wordprocessingGroup">
                    <wpg:wgp>
                      <wpg:cNvGrpSpPr/>
                      <wpg:grpSpPr>
                        <a:xfrm>
                          <a:off x="0" y="0"/>
                          <a:ext cx="5429250" cy="2622550"/>
                          <a:chOff x="0" y="0"/>
                          <a:chExt cx="5064760" cy="2400300"/>
                        </a:xfrm>
                      </wpg:grpSpPr>
                      <pic:pic xmlns:pic="http://schemas.openxmlformats.org/drawingml/2006/picture">
                        <pic:nvPicPr>
                          <pic:cNvPr id="24" name="Imagen 24" descr="Interfaz de usuario gráfica, Texto&#10;&#10;Descripción generada automáticamente"/>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3714750" y="0"/>
                            <a:ext cx="1350010" cy="2400300"/>
                          </a:xfrm>
                          <a:prstGeom prst="rect">
                            <a:avLst/>
                          </a:prstGeom>
                        </pic:spPr>
                      </pic:pic>
                      <pic:pic xmlns:pic="http://schemas.openxmlformats.org/drawingml/2006/picture">
                        <pic:nvPicPr>
                          <pic:cNvPr id="23" name="Imagen 23"/>
                          <pic:cNvPicPr>
                            <a:picLocks noChangeAspect="1"/>
                          </pic:cNvPicPr>
                        </pic:nvPicPr>
                        <pic:blipFill>
                          <a:blip r:embed="rId52" cstate="print">
                            <a:extLst>
                              <a:ext uri="{28A0092B-C50C-407E-A947-70E740481C1C}">
                                <a14:useLocalDpi xmlns:a14="http://schemas.microsoft.com/office/drawing/2010/main" val="0"/>
                              </a:ext>
                            </a:extLst>
                          </a:blip>
                          <a:srcRect/>
                          <a:stretch/>
                        </pic:blipFill>
                        <pic:spPr>
                          <a:xfrm>
                            <a:off x="0" y="20641"/>
                            <a:ext cx="1352550" cy="2366003"/>
                          </a:xfrm>
                          <a:prstGeom prst="rect">
                            <a:avLst/>
                          </a:prstGeom>
                        </pic:spPr>
                      </pic:pic>
                      <wps:wsp>
                        <wps:cNvPr id="25" name="Flecha: a la derecha 25"/>
                        <wps:cNvSpPr/>
                        <wps:spPr>
                          <a:xfrm>
                            <a:off x="1924050" y="908050"/>
                            <a:ext cx="1511300" cy="2667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D7CC47" id="Grupo 26" o:spid="_x0000_s1026" style="position:absolute;margin-left:0;margin-top:143.7pt;width:427.5pt;height:206.5pt;z-index:251684864;mso-position-horizontal:center;mso-position-horizontal-relative:margin;mso-width-relative:margin;mso-height-relative:margin" coordsize="50647,2400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">
                <v:shape id="Imagen 24" o:spid="_x0000_s1027" type="#_x0000_t75" alt="Interfaz de usuario gráfica, Texto&#10;&#10;Descripción generada automáticamente" style="position:absolute;left:37147;width:1350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">
                  <v:imagedata r:id="rId53" o:title="Interfaz de usuario gráfica, Texto&#10;&#10;Descripción generada automáticamente"/>
                </v:shape>
                <v:shape id="Imagen 23" o:spid="_x0000_s1028" type="#_x0000_t75" style="position:absolute;top:206;width:13525;height:23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">
                  <v:imagedata r:id="rId54"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5" o:spid="_x0000_s1029" type="#_x0000_t13" style="position:absolute;left:19240;top:9080;width:1511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" adj="19694" fillcolor="black [3200]" strokecolor="black [1600]" strokeweight="2pt"/>
                <w10:wrap type="square" anchorx="margin"/>
              </v:group>
            </w:pict>
          </mc:Fallback>
        </mc:AlternateContent>
      </w:r>
      <w:r w:rsidR="00FA1189">
        <w:t xml:space="preserve">Ese paradigma puede ser muy atractivo no solo para Flutter como para otras herramientas como React native, pero </w:t>
      </w:r>
      <w:r w:rsidR="009E5D41">
        <w:t>algunas</w:t>
      </w:r>
      <w:r w:rsidR="00FA1189">
        <w:t xml:space="preserve"> veces puede tornar cosas fáciles más difíciles do que deberían ser. En conjunto con eso entra el tema de gerenciamiento de estado </w:t>
      </w:r>
      <w:r w:rsidR="00515735">
        <w:t xml:space="preserve">en lo cual </w:t>
      </w:r>
      <w:r w:rsidR="00FA1189">
        <w:t>no existe una forma en concreto, sino que inúmeras formas de manipulación del estado de la aplicación y de los widgets</w:t>
      </w:r>
      <w:r w:rsidR="009E5D41">
        <w:t xml:space="preserve"> y</w:t>
      </w:r>
      <w:r w:rsidR="00112FA4">
        <w:t xml:space="preserve"> cada forma contiene sus ventajas y desventajas.</w:t>
      </w:r>
    </w:p>
    <w:p w14:paraId="573BBEAD" w14:textId="24F594F6" w:rsidR="00C05E9B" w:rsidRPr="00C05E9B" w:rsidRDefault="00C4660A" w:rsidP="000B2092">
      <w:pPr>
        <w:pStyle w:val="Ttulo2"/>
        <w:numPr>
          <w:ilvl w:val="1"/>
          <w:numId w:val="5"/>
        </w:numPr>
      </w:pPr>
      <w:bookmarkStart w:id="183" w:name="_Toc62568395"/>
      <w:r>
        <w:t>¿Porque utilizar Flutter?</w:t>
      </w:r>
      <w:bookmarkEnd w:id="183"/>
    </w:p>
    <w:p w14:paraId="08959160" w14:textId="77D11053" w:rsidR="00A73F42" w:rsidRDefault="00A73F42" w:rsidP="00B033E8">
      <w:pPr>
        <w:pStyle w:val="cuerpo-tfg"/>
      </w:pPr>
      <w:r>
        <w:t xml:space="preserve">Flutter </w:t>
      </w:r>
      <w:r w:rsidR="00C50C4D">
        <w:t>a comparación</w:t>
      </w:r>
      <w:r>
        <w:t xml:space="preserve"> de la mayor parte de las otras herramientas disponibles, renderiza sus proprios componentes de interfaz</w:t>
      </w:r>
      <w:r w:rsidR="00515735">
        <w:t xml:space="preserve"> y</w:t>
      </w:r>
      <w:r w:rsidR="00C50C4D">
        <w:t xml:space="preserve"> no</w:t>
      </w:r>
      <w:r>
        <w:t xml:space="preserve"> usa componentes nativos, como la mayoría de las herramientas hace. Por ejemplo, cuando un desarrollador escribí un código para dibujar un botón en la pantalla, Flutter no hace llamada para el </w:t>
      </w:r>
      <w:r w:rsidR="00C50C4D">
        <w:t>sistema operativo</w:t>
      </w:r>
      <w:r>
        <w:t xml:space="preserve"> para renderizar el botón, sino que Flutter renderiza el dicho botón por sí solo.</w:t>
      </w:r>
    </w:p>
    <w:p w14:paraId="27F62FED" w14:textId="6C72053F" w:rsidR="00387143" w:rsidRDefault="00387143" w:rsidP="00B033E8">
      <w:pPr>
        <w:pStyle w:val="cuerpo-tfg"/>
      </w:pPr>
      <w:r>
        <w:t xml:space="preserve">La siguiente imagen muestra como React </w:t>
      </w:r>
      <w:r w:rsidR="00515735">
        <w:t>n</w:t>
      </w:r>
      <w:r>
        <w:t>ative hace la renderización de un componente de botón, debido a esa forma de trabajo, no solo de React Native, la medida que la aplicación crece acaba se tornando más lenta. Luego se nota que Flutter tiene una ventaja sobre esas herramientas.</w:t>
      </w:r>
    </w:p>
    <w:p w14:paraId="3B80073F" w14:textId="78FC6FC3" w:rsidR="00C4660A" w:rsidRDefault="00387143" w:rsidP="00387143">
      <w:pPr>
        <w:pStyle w:val="cuerpo-tfg"/>
      </w:pPr>
      <w:r>
        <w:rPr>
          <w:noProof/>
        </w:rPr>
        <w:lastRenderedPageBreak/>
        <mc:AlternateContent>
          <mc:Choice Requires="wps">
            <w:drawing>
              <wp:anchor distT="0" distB="0" distL="114300" distR="114300" simplePos="0" relativeHeight="251720704" behindDoc="0" locked="0" layoutInCell="1" allowOverlap="1" wp14:anchorId="6A7C7DCB" wp14:editId="4FEB1721">
                <wp:simplePos x="0" y="0"/>
                <wp:positionH relativeFrom="margin">
                  <wp:align>left</wp:align>
                </wp:positionH>
                <wp:positionV relativeFrom="paragraph">
                  <wp:posOffset>1985231</wp:posOffset>
                </wp:positionV>
                <wp:extent cx="5759450" cy="34925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759450" cy="349858"/>
                        </a:xfrm>
                        <a:prstGeom prst="rect">
                          <a:avLst/>
                        </a:prstGeom>
                        <a:solidFill>
                          <a:prstClr val="white"/>
                        </a:solidFill>
                        <a:ln>
                          <a:noFill/>
                        </a:ln>
                      </wps:spPr>
                      <wps:txbx>
                        <w:txbxContent>
                          <w:p w14:paraId="6612A411" w14:textId="5775AD77" w:rsidR="00D427B5" w:rsidRPr="000C6981" w:rsidRDefault="00D427B5" w:rsidP="00B538B1">
                            <w:pPr>
                              <w:pStyle w:val="Descripcin"/>
                              <w:rPr>
                                <w:rFonts w:ascii="Arial" w:hAnsi="Arial" w:cs="Arial"/>
                                <w:noProof/>
                                <w:sz w:val="24"/>
                                <w:szCs w:val="24"/>
                              </w:rPr>
                            </w:pPr>
                            <w:bookmarkStart w:id="184" w:name="_Toc62568413"/>
                            <w:r>
                              <w:t xml:space="preserve">Ilustración </w:t>
                            </w:r>
                            <w:fldSimple w:instr=" SEQ Ilustración \* ARABIC ">
                              <w:r>
                                <w:rPr>
                                  <w:noProof/>
                                </w:rPr>
                                <w:t>14</w:t>
                              </w:r>
                            </w:fldSimple>
                            <w:r>
                              <w:t>. Modo de construcción de widget en React Native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C7DCB" id="Cuadro de texto 47" o:spid="_x0000_s1054" type="#_x0000_t202" style="position:absolute;left:0;text-align:left;margin-left:0;margin-top:156.3pt;width:453.5pt;height:27.5pt;z-index:2517207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" stroked="f">
                <v:textbox inset="0,0,0,0">
                  <w:txbxContent>
                    <w:p w14:paraId="6612A411" w14:textId="5775AD77" w:rsidR="00D427B5" w:rsidRPr="000C6981" w:rsidRDefault="00D427B5" w:rsidP="00B538B1">
                      <w:pPr>
                        <w:pStyle w:val="Descripcin"/>
                        <w:rPr>
                          <w:rFonts w:ascii="Arial" w:hAnsi="Arial" w:cs="Arial"/>
                          <w:noProof/>
                          <w:sz w:val="24"/>
                          <w:szCs w:val="24"/>
                        </w:rPr>
                      </w:pPr>
                      <w:bookmarkStart w:id="185" w:name="_Toc62568413"/>
                      <w:r>
                        <w:t xml:space="preserve">Ilustración </w:t>
                      </w:r>
                      <w:fldSimple w:instr=" SEQ Ilustración \* ARABIC ">
                        <w:r>
                          <w:rPr>
                            <w:noProof/>
                          </w:rPr>
                          <w:t>14</w:t>
                        </w:r>
                      </w:fldSimple>
                      <w:r>
                        <w:t>. Modo de construcción de widget en React Native</w:t>
                      </w:r>
                      <w:bookmarkEnd w:id="185"/>
                    </w:p>
                  </w:txbxContent>
                </v:textbox>
                <w10:wrap type="square" anchorx="margin"/>
              </v:shape>
            </w:pict>
          </mc:Fallback>
        </mc:AlternateContent>
      </w:r>
      <w:r>
        <w:rPr>
          <w:noProof/>
        </w:rPr>
        <mc:AlternateContent>
          <mc:Choice Requires="wps">
            <w:drawing>
              <wp:anchor distT="0" distB="0" distL="114300" distR="114300" simplePos="0" relativeHeight="251762688" behindDoc="0" locked="0" layoutInCell="1" allowOverlap="1" wp14:anchorId="426D570C" wp14:editId="5736F609">
                <wp:simplePos x="0" y="0"/>
                <wp:positionH relativeFrom="margin">
                  <wp:align>center</wp:align>
                </wp:positionH>
                <wp:positionV relativeFrom="paragraph">
                  <wp:posOffset>2118774</wp:posOffset>
                </wp:positionV>
                <wp:extent cx="1590261" cy="238540"/>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7DA33C90"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D570C" id="Cuadro de texto 66" o:spid="_x0000_s1055" type="#_x0000_t202" style="position:absolute;left:0;text-align:left;margin-left:0;margin-top:166.85pt;width:125.2pt;height:18.8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" filled="f" stroked="f" strokeweight=".5pt">
                <v:textbox>
                  <w:txbxContent>
                    <w:p w14:paraId="7DA33C90"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Pr>
          <w:noProof/>
        </w:rPr>
        <w:drawing>
          <wp:anchor distT="0" distB="0" distL="114300" distR="114300" simplePos="0" relativeHeight="251673600" behindDoc="0" locked="0" layoutInCell="1" allowOverlap="1" wp14:anchorId="5D43E1C3" wp14:editId="2D2DE731">
            <wp:simplePos x="0" y="0"/>
            <wp:positionH relativeFrom="margin">
              <wp:align>right</wp:align>
            </wp:positionH>
            <wp:positionV relativeFrom="paragraph">
              <wp:posOffset>-331</wp:posOffset>
            </wp:positionV>
            <wp:extent cx="5772785" cy="1947545"/>
            <wp:effectExtent l="0" t="0" r="0" b="0"/>
            <wp:wrapSquare wrapText="bothSides"/>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772785" cy="1947545"/>
                    </a:xfrm>
                    <a:prstGeom prst="rect">
                      <a:avLst/>
                    </a:prstGeom>
                  </pic:spPr>
                </pic:pic>
              </a:graphicData>
            </a:graphic>
            <wp14:sizeRelH relativeFrom="page">
              <wp14:pctWidth>0</wp14:pctWidth>
            </wp14:sizeRelH>
            <wp14:sizeRelV relativeFrom="page">
              <wp14:pctHeight>0</wp14:pctHeight>
            </wp14:sizeRelV>
          </wp:anchor>
        </w:drawing>
      </w:r>
      <w:r w:rsidR="00B033E8" w:rsidRPr="00B033E8">
        <w:t>Debido a su propria forma de renderizar componentes</w:t>
      </w:r>
      <w:r w:rsidR="00B033E8">
        <w:t xml:space="preserve">, Flutter puede proyectar sus proprios </w:t>
      </w:r>
      <w:r w:rsidR="00B033E8" w:rsidRPr="00515735">
        <w:t>widget</w:t>
      </w:r>
      <w:r w:rsidR="00501E9A" w:rsidRPr="00515735">
        <w:t>s</w:t>
      </w:r>
      <w:r w:rsidR="00B033E8">
        <w:t xml:space="preserve">. En otras palabras, Flutter no está </w:t>
      </w:r>
      <w:r w:rsidR="00DC1BBD">
        <w:t>vinculado</w:t>
      </w:r>
      <w:r w:rsidR="00B033E8">
        <w:t xml:space="preserve"> al sistema operativo</w:t>
      </w:r>
      <w:r w:rsidR="00501E9A">
        <w:t xml:space="preserve"> en</w:t>
      </w:r>
      <w:r w:rsidR="00B033E8">
        <w:t xml:space="preserve"> se tratando de </w:t>
      </w:r>
      <w:r w:rsidR="00B033E8" w:rsidRPr="00515735">
        <w:t>widgets</w:t>
      </w:r>
      <w:r w:rsidR="00501E9A">
        <w:t>. Eso</w:t>
      </w:r>
      <w:r w:rsidR="00B033E8">
        <w:t xml:space="preserve"> permite a Flutter ofrecer dos kits de conjuntos de widgets: </w:t>
      </w:r>
      <w:r w:rsidR="00B033E8" w:rsidRPr="00B033E8">
        <w:rPr>
          <w:i/>
          <w:iCs/>
        </w:rPr>
        <w:t>Material Design</w:t>
      </w:r>
      <w:r w:rsidR="00B033E8">
        <w:rPr>
          <w:i/>
          <w:iCs/>
        </w:rPr>
        <w:t xml:space="preserve"> </w:t>
      </w:r>
      <w:r w:rsidR="00B033E8" w:rsidRPr="00515735">
        <w:t>widgets</w:t>
      </w:r>
      <w:r w:rsidR="00B033E8">
        <w:t xml:space="preserve"> (Android) y </w:t>
      </w:r>
      <w:r w:rsidR="00B033E8" w:rsidRPr="00B033E8">
        <w:rPr>
          <w:i/>
          <w:iCs/>
        </w:rPr>
        <w:t>Cupertino</w:t>
      </w:r>
      <w:r w:rsidR="00B033E8">
        <w:rPr>
          <w:i/>
          <w:iCs/>
        </w:rPr>
        <w:t xml:space="preserve"> </w:t>
      </w:r>
      <w:r w:rsidR="00B033E8" w:rsidRPr="00515735">
        <w:t>widgets</w:t>
      </w:r>
      <w:r w:rsidR="00B033E8">
        <w:t xml:space="preserve"> (iOS)</w:t>
      </w:r>
      <w:r w:rsidR="00764055">
        <w:t>, lo que brinda una experiencia nativa.</w:t>
      </w:r>
    </w:p>
    <w:p w14:paraId="0A407EA8" w14:textId="5AA2F971" w:rsidR="00764055" w:rsidRDefault="00387143" w:rsidP="00501E9A">
      <w:pPr>
        <w:pStyle w:val="cuerpo-tfg"/>
      </w:pPr>
      <w:r>
        <w:rPr>
          <w:noProof/>
        </w:rPr>
        <mc:AlternateContent>
          <mc:Choice Requires="wps">
            <w:drawing>
              <wp:anchor distT="0" distB="0" distL="114300" distR="114300" simplePos="0" relativeHeight="251722752" behindDoc="0" locked="0" layoutInCell="1" allowOverlap="1" wp14:anchorId="26739A9C" wp14:editId="394855B8">
                <wp:simplePos x="0" y="0"/>
                <wp:positionH relativeFrom="margin">
                  <wp:align>left</wp:align>
                </wp:positionH>
                <wp:positionV relativeFrom="paragraph">
                  <wp:posOffset>2945765</wp:posOffset>
                </wp:positionV>
                <wp:extent cx="5759450" cy="36512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5759450" cy="365125"/>
                        </a:xfrm>
                        <a:prstGeom prst="rect">
                          <a:avLst/>
                        </a:prstGeom>
                        <a:solidFill>
                          <a:prstClr val="white"/>
                        </a:solidFill>
                        <a:ln>
                          <a:noFill/>
                        </a:ln>
                      </wps:spPr>
                      <wps:txbx>
                        <w:txbxContent>
                          <w:p w14:paraId="46512C32" w14:textId="6DAE9C81" w:rsidR="00D427B5" w:rsidRPr="00FA3D99" w:rsidRDefault="00D427B5" w:rsidP="00B538B1">
                            <w:pPr>
                              <w:pStyle w:val="Descripcin"/>
                              <w:rPr>
                                <w:rFonts w:ascii="Arial" w:hAnsi="Arial" w:cs="Arial"/>
                                <w:noProof/>
                                <w:sz w:val="24"/>
                                <w:szCs w:val="24"/>
                              </w:rPr>
                            </w:pPr>
                            <w:bookmarkStart w:id="186" w:name="_Toc62568414"/>
                            <w:r>
                              <w:t xml:space="preserve">Ilustración </w:t>
                            </w:r>
                            <w:fldSimple w:instr=" SEQ Ilustración \* ARABIC ">
                              <w:r>
                                <w:rPr>
                                  <w:noProof/>
                                </w:rPr>
                                <w:t>15</w:t>
                              </w:r>
                            </w:fldSimple>
                            <w:r>
                              <w:t>. Diferencia de widget en Android y iOS</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39A9C" id="Cuadro de texto 48" o:spid="_x0000_s1056" type="#_x0000_t202" style="position:absolute;left:0;text-align:left;margin-left:0;margin-top:231.95pt;width:453.5pt;height:28.75pt;z-index:251722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" stroked="f">
                <v:textbox inset="0,0,0,0">
                  <w:txbxContent>
                    <w:p w14:paraId="46512C32" w14:textId="6DAE9C81" w:rsidR="00D427B5" w:rsidRPr="00FA3D99" w:rsidRDefault="00D427B5" w:rsidP="00B538B1">
                      <w:pPr>
                        <w:pStyle w:val="Descripcin"/>
                        <w:rPr>
                          <w:rFonts w:ascii="Arial" w:hAnsi="Arial" w:cs="Arial"/>
                          <w:noProof/>
                          <w:sz w:val="24"/>
                          <w:szCs w:val="24"/>
                        </w:rPr>
                      </w:pPr>
                      <w:bookmarkStart w:id="187" w:name="_Toc62568414"/>
                      <w:r>
                        <w:t xml:space="preserve">Ilustración </w:t>
                      </w:r>
                      <w:fldSimple w:instr=" SEQ Ilustración \* ARABIC ">
                        <w:r>
                          <w:rPr>
                            <w:noProof/>
                          </w:rPr>
                          <w:t>15</w:t>
                        </w:r>
                      </w:fldSimple>
                      <w:r>
                        <w:t>. Diferencia de widget en Android y iOS</w:t>
                      </w:r>
                      <w:bookmarkEnd w:id="187"/>
                    </w:p>
                  </w:txbxContent>
                </v:textbox>
                <w10:wrap type="square" anchorx="margin"/>
              </v:shape>
            </w:pict>
          </mc:Fallback>
        </mc:AlternateContent>
      </w:r>
      <w:r>
        <w:rPr>
          <w:noProof/>
        </w:rPr>
        <mc:AlternateContent>
          <mc:Choice Requires="wps">
            <w:drawing>
              <wp:anchor distT="0" distB="0" distL="114300" distR="114300" simplePos="0" relativeHeight="251764736" behindDoc="0" locked="0" layoutInCell="1" allowOverlap="1" wp14:anchorId="33535F18" wp14:editId="5A38D62C">
                <wp:simplePos x="0" y="0"/>
                <wp:positionH relativeFrom="margin">
                  <wp:align>center</wp:align>
                </wp:positionH>
                <wp:positionV relativeFrom="paragraph">
                  <wp:posOffset>3076989</wp:posOffset>
                </wp:positionV>
                <wp:extent cx="1590261" cy="238540"/>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210A5AFC"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35F18" id="Cuadro de texto 67" o:spid="_x0000_s1057" type="#_x0000_t202" style="position:absolute;left:0;text-align:left;margin-left:0;margin-top:242.3pt;width:125.2pt;height:18.8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" filled="f" stroked="f" strokeweight=".5pt">
                <v:textbox>
                  <w:txbxContent>
                    <w:p w14:paraId="210A5AFC" w14:textId="77777777" w:rsidR="00D427B5" w:rsidRPr="00DC5E27" w:rsidRDefault="00D427B5"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764055">
        <w:t xml:space="preserve">Es importante decir también que Flutter no </w:t>
      </w:r>
      <w:r w:rsidR="00DC1BBD">
        <w:t>impone</w:t>
      </w:r>
      <w:r w:rsidR="00764055">
        <w:t xml:space="preserve"> restricciones cuanto a renderización de </w:t>
      </w:r>
      <w:r w:rsidR="00764055" w:rsidRPr="00515735">
        <w:t>widgets</w:t>
      </w:r>
      <w:r w:rsidR="00764055">
        <w:t xml:space="preserve">. En otras palabras, si el desarrollador quiere renderizar un </w:t>
      </w:r>
      <w:r w:rsidR="00764055" w:rsidRPr="00F47B33">
        <w:t>widget</w:t>
      </w:r>
      <w:r w:rsidR="00764055">
        <w:t xml:space="preserve"> que es común en Android, en iOS</w:t>
      </w:r>
      <w:r w:rsidR="00764055" w:rsidRPr="00764055">
        <w:t>;</w:t>
      </w:r>
      <w:r w:rsidR="00764055">
        <w:t xml:space="preserve"> lo puede hacer. Así como puede renderizar un </w:t>
      </w:r>
      <w:r w:rsidR="00764055" w:rsidRPr="00F47B33">
        <w:t>widget</w:t>
      </w:r>
      <w:r w:rsidR="00DC1BBD">
        <w:t xml:space="preserve"> común en</w:t>
      </w:r>
      <w:r w:rsidR="00764055">
        <w:t xml:space="preserve"> iOS en Android. Claro que influye en una cuestión de experiencia nativa de ambos los sistemas operativos</w:t>
      </w:r>
      <w:r w:rsidR="00DC1BBD">
        <w:t>, y</w:t>
      </w:r>
      <w:r w:rsidR="00764055">
        <w:t xml:space="preserve">a que no es común una persona que tiene un teléfono con Android tener </w:t>
      </w:r>
      <w:r w:rsidR="00764055" w:rsidRPr="00F47B33">
        <w:t>widgets</w:t>
      </w:r>
      <w:r w:rsidR="00764055">
        <w:t xml:space="preserve"> similares al de iOS.</w:t>
      </w:r>
    </w:p>
    <w:p w14:paraId="4C108CAF" w14:textId="4F430EFE" w:rsidR="00E35DD6" w:rsidRDefault="00764055" w:rsidP="00506CAD">
      <w:pPr>
        <w:pStyle w:val="cuerpo-tfg"/>
      </w:pPr>
      <w:r>
        <w:rPr>
          <w:noProof/>
        </w:rPr>
        <w:drawing>
          <wp:anchor distT="0" distB="0" distL="114300" distR="114300" simplePos="0" relativeHeight="251678720" behindDoc="0" locked="0" layoutInCell="1" allowOverlap="1" wp14:anchorId="3604426C" wp14:editId="5C921AB3">
            <wp:simplePos x="0" y="0"/>
            <wp:positionH relativeFrom="margin">
              <wp:align>right</wp:align>
            </wp:positionH>
            <wp:positionV relativeFrom="paragraph">
              <wp:posOffset>54591</wp:posOffset>
            </wp:positionV>
            <wp:extent cx="5759450" cy="1080135"/>
            <wp:effectExtent l="0" t="0" r="0" b="5715"/>
            <wp:wrapSquare wrapText="bothSides"/>
            <wp:docPr id="15" name="Imagen 15"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Patrón de fond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759450" cy="1080135"/>
                    </a:xfrm>
                    <a:prstGeom prst="rect">
                      <a:avLst/>
                    </a:prstGeom>
                  </pic:spPr>
                </pic:pic>
              </a:graphicData>
            </a:graphic>
            <wp14:sizeRelH relativeFrom="page">
              <wp14:pctWidth>0</wp14:pctWidth>
            </wp14:sizeRelH>
            <wp14:sizeRelV relativeFrom="page">
              <wp14:pctHeight>0</wp14:pctHeight>
            </wp14:sizeRelV>
          </wp:anchor>
        </w:drawing>
      </w:r>
      <w:r>
        <w:t xml:space="preserve">La imagen arriba es un ejemplo de la diferencia de un </w:t>
      </w:r>
      <w:r w:rsidRPr="00F47B33">
        <w:t>widget</w:t>
      </w:r>
      <w:r>
        <w:t xml:space="preserve"> entre los dos sistemas operativos</w:t>
      </w:r>
      <w:r w:rsidR="00F067E5">
        <w:t xml:space="preserve">. </w:t>
      </w:r>
    </w:p>
    <w:p w14:paraId="49ABE543" w14:textId="3C758FDE" w:rsidR="00E35DD6" w:rsidRDefault="00E35DD6" w:rsidP="00E35DD6">
      <w:pPr>
        <w:pStyle w:val="Ttulo2"/>
        <w:numPr>
          <w:ilvl w:val="1"/>
          <w:numId w:val="5"/>
        </w:numPr>
        <w:rPr>
          <w:shd w:val="clear" w:color="auto" w:fill="FFFFFF"/>
        </w:rPr>
      </w:pPr>
      <w:bookmarkStart w:id="188" w:name="_Toc62568396"/>
      <w:r>
        <w:rPr>
          <w:shd w:val="clear" w:color="auto" w:fill="FFFFFF"/>
        </w:rPr>
        <w:t>¿Quién usa Flutter</w:t>
      </w:r>
      <w:r w:rsidR="006D7D27">
        <w:rPr>
          <w:shd w:val="clear" w:color="auto" w:fill="FFFFFF"/>
        </w:rPr>
        <w:t xml:space="preserve"> y por qué</w:t>
      </w:r>
      <w:r>
        <w:rPr>
          <w:shd w:val="clear" w:color="auto" w:fill="FFFFFF"/>
        </w:rPr>
        <w:t>?</w:t>
      </w:r>
      <w:bookmarkEnd w:id="188"/>
    </w:p>
    <w:p w14:paraId="7A10B13B" w14:textId="30A83189" w:rsidR="00E35DD6" w:rsidRDefault="00E35DD6" w:rsidP="00E35DD6">
      <w:pPr>
        <w:pStyle w:val="cuerpo-tfg"/>
        <w:rPr>
          <w:shd w:val="clear" w:color="auto" w:fill="FFFFFF"/>
        </w:rPr>
      </w:pPr>
      <w:r>
        <w:rPr>
          <w:shd w:val="clear" w:color="auto" w:fill="FFFFFF"/>
        </w:rPr>
        <w:t xml:space="preserve">Con la rápida ascensión de Flutter en los últimos años desde su lanzamiento y debido a sus puntos positivos en comparación con otras tecnologías existentes del </w:t>
      </w:r>
      <w:r>
        <w:rPr>
          <w:shd w:val="clear" w:color="auto" w:fill="FFFFFF"/>
        </w:rPr>
        <w:lastRenderedPageBreak/>
        <w:t xml:space="preserve">mismo ramo, Flutter ha atraído la atención de grandes empresas, visto que es mucho mejor tener </w:t>
      </w:r>
      <w:r w:rsidR="00236973">
        <w:rPr>
          <w:shd w:val="clear" w:color="auto" w:fill="FFFFFF"/>
        </w:rPr>
        <w:t>un solo base</w:t>
      </w:r>
      <w:r>
        <w:rPr>
          <w:shd w:val="clear" w:color="auto" w:fill="FFFFFF"/>
        </w:rPr>
        <w:t xml:space="preserve"> de código y la compilación d</w:t>
      </w:r>
      <w:r w:rsidR="00236973">
        <w:rPr>
          <w:shd w:val="clear" w:color="auto" w:fill="FFFFFF"/>
        </w:rPr>
        <w:t xml:space="preserve">e </w:t>
      </w:r>
      <w:r w:rsidR="00387143">
        <w:rPr>
          <w:shd w:val="clear" w:color="auto" w:fill="FFFFFF"/>
        </w:rPr>
        <w:t>esta</w:t>
      </w:r>
      <w:r>
        <w:rPr>
          <w:shd w:val="clear" w:color="auto" w:fill="FFFFFF"/>
        </w:rPr>
        <w:t xml:space="preserve"> para multiplataformas, que mantener varias bases de códigos, una para</w:t>
      </w:r>
      <w:r w:rsidR="00236973">
        <w:rPr>
          <w:shd w:val="clear" w:color="auto" w:fill="FFFFFF"/>
        </w:rPr>
        <w:t xml:space="preserve"> cada</w:t>
      </w:r>
      <w:r>
        <w:rPr>
          <w:shd w:val="clear" w:color="auto" w:fill="FFFFFF"/>
        </w:rPr>
        <w:t xml:space="preserve"> plataforma distinta.</w:t>
      </w:r>
    </w:p>
    <w:p w14:paraId="4941F457" w14:textId="14011D64" w:rsidR="002319BB" w:rsidRDefault="00236973" w:rsidP="00E35DD6">
      <w:pPr>
        <w:pStyle w:val="cuerpo-tfg"/>
        <w:rPr>
          <w:shd w:val="clear" w:color="auto" w:fill="FFFFFF"/>
        </w:rPr>
      </w:pPr>
      <w:r>
        <w:rPr>
          <w:shd w:val="clear" w:color="auto" w:fill="FFFFFF"/>
        </w:rPr>
        <w:t>M</w:t>
      </w:r>
      <w:r w:rsidR="002319BB">
        <w:rPr>
          <w:shd w:val="clear" w:color="auto" w:fill="FFFFFF"/>
        </w:rPr>
        <w:t xml:space="preserve">ultiplataformas no quiere decir solamente iOS y Android, sino que </w:t>
      </w:r>
      <w:r w:rsidR="002319BB" w:rsidRPr="00F47B33">
        <w:rPr>
          <w:shd w:val="clear" w:color="auto" w:fill="FFFFFF"/>
        </w:rPr>
        <w:t>web</w:t>
      </w:r>
      <w:r w:rsidR="002319BB">
        <w:rPr>
          <w:shd w:val="clear" w:color="auto" w:fill="FFFFFF"/>
        </w:rPr>
        <w:t xml:space="preserve"> y aplicaciones para ordenadores personales también. Claro que Flutter ha evolucionado mucho más en se tratando del mundo móvil, pero sigue teniendo muchos avanzos en los otros ramos. Así </w:t>
      </w:r>
      <w:r w:rsidR="006D7D27">
        <w:rPr>
          <w:shd w:val="clear" w:color="auto" w:fill="FFFFFF"/>
        </w:rPr>
        <w:t>que,</w:t>
      </w:r>
      <w:r w:rsidR="002319BB">
        <w:rPr>
          <w:shd w:val="clear" w:color="auto" w:fill="FFFFFF"/>
        </w:rPr>
        <w:t xml:space="preserve"> en un futuro próximo, dependiendo de cómo esa tecnología </w:t>
      </w:r>
      <w:r w:rsidR="00F47B33">
        <w:rPr>
          <w:shd w:val="clear" w:color="auto" w:fill="FFFFFF"/>
        </w:rPr>
        <w:t>avance</w:t>
      </w:r>
      <w:r w:rsidR="002319BB">
        <w:rPr>
          <w:shd w:val="clear" w:color="auto" w:fill="FFFFFF"/>
        </w:rPr>
        <w:t>, podremos tener una sola base de código y aprovechar esa misma base para hacer aplicaciones para todas las plataformas, con pequeñas modificaciones de una para otra.</w:t>
      </w:r>
    </w:p>
    <w:p w14:paraId="60EC950E" w14:textId="09D1397B" w:rsidR="002319BB" w:rsidRDefault="00236973" w:rsidP="00E35DD6">
      <w:pPr>
        <w:pStyle w:val="cuerpo-tfg"/>
        <w:rPr>
          <w:shd w:val="clear" w:color="auto" w:fill="FFFFFF"/>
        </w:rPr>
      </w:pPr>
      <w:r>
        <w:rPr>
          <w:shd w:val="clear" w:color="auto" w:fill="FFFFFF"/>
        </w:rPr>
        <w:t>Teniendo en cuenta el coste</w:t>
      </w:r>
      <w:r w:rsidR="00E35DD6">
        <w:rPr>
          <w:shd w:val="clear" w:color="auto" w:fill="FFFFFF"/>
        </w:rPr>
        <w:t>, es mucho más ventajoso para las compañías mantener un solo base de código</w:t>
      </w:r>
      <w:r>
        <w:rPr>
          <w:shd w:val="clear" w:color="auto" w:fill="FFFFFF"/>
        </w:rPr>
        <w:t>, ya que,</w:t>
      </w:r>
      <w:r w:rsidR="00E35DD6">
        <w:rPr>
          <w:shd w:val="clear" w:color="auto" w:fill="FFFFFF"/>
        </w:rPr>
        <w:t xml:space="preserve"> por ejemplo, para una empresa mantener una base de código para </w:t>
      </w:r>
      <w:r>
        <w:rPr>
          <w:shd w:val="clear" w:color="auto" w:fill="FFFFFF"/>
        </w:rPr>
        <w:t>cada plataforma</w:t>
      </w:r>
      <w:r w:rsidR="00E35DD6">
        <w:rPr>
          <w:shd w:val="clear" w:color="auto" w:fill="FFFFFF"/>
        </w:rPr>
        <w:t>,</w:t>
      </w:r>
      <w:r>
        <w:rPr>
          <w:shd w:val="clear" w:color="auto" w:fill="FFFFFF"/>
        </w:rPr>
        <w:t xml:space="preserve"> </w:t>
      </w:r>
      <w:r w:rsidR="00E35DD6">
        <w:rPr>
          <w:shd w:val="clear" w:color="auto" w:fill="FFFFFF"/>
        </w:rPr>
        <w:t xml:space="preserve">muy </w:t>
      </w:r>
      <w:r w:rsidR="002319BB">
        <w:rPr>
          <w:shd w:val="clear" w:color="auto" w:fill="FFFFFF"/>
        </w:rPr>
        <w:t>probablemente</w:t>
      </w:r>
      <w:r w:rsidR="00E35DD6">
        <w:rPr>
          <w:shd w:val="clear" w:color="auto" w:fill="FFFFFF"/>
        </w:rPr>
        <w:t xml:space="preserve"> </w:t>
      </w:r>
      <w:r w:rsidR="002319BB">
        <w:rPr>
          <w:shd w:val="clear" w:color="auto" w:fill="FFFFFF"/>
        </w:rPr>
        <w:t xml:space="preserve">debería tener </w:t>
      </w:r>
      <w:r>
        <w:rPr>
          <w:shd w:val="clear" w:color="auto" w:fill="FFFFFF"/>
        </w:rPr>
        <w:t>más de uno</w:t>
      </w:r>
      <w:r w:rsidR="002319BB">
        <w:rPr>
          <w:shd w:val="clear" w:color="auto" w:fill="FFFFFF"/>
        </w:rPr>
        <w:t xml:space="preserve"> equipo de desarrollo, ya que las tecnologías que cada </w:t>
      </w:r>
      <w:r>
        <w:rPr>
          <w:shd w:val="clear" w:color="auto" w:fill="FFFFFF"/>
        </w:rPr>
        <w:t>plataforma utiliza, en general,</w:t>
      </w:r>
      <w:r w:rsidR="002319BB">
        <w:rPr>
          <w:shd w:val="clear" w:color="auto" w:fill="FFFFFF"/>
        </w:rPr>
        <w:t xml:space="preserve"> son distintas.</w:t>
      </w:r>
    </w:p>
    <w:p w14:paraId="43C521A8" w14:textId="7E5D9C54" w:rsidR="006D7D27" w:rsidRDefault="002319BB" w:rsidP="00236973">
      <w:pPr>
        <w:pStyle w:val="cuerpo-tfg"/>
        <w:rPr>
          <w:shd w:val="clear" w:color="auto" w:fill="FFFFFF"/>
        </w:rPr>
      </w:pPr>
      <w:r>
        <w:rPr>
          <w:shd w:val="clear" w:color="auto" w:fill="FFFFFF"/>
        </w:rPr>
        <w:t xml:space="preserve">Sabiendo de eso y con todas ventajas que Flutter ha proporcionado desde su lanzamiento, empresas como BMW, NuBank, Ebay, Tencent, Google, Alibaba Group, New York Times </w:t>
      </w:r>
      <w:r w:rsidR="006E6616">
        <w:rPr>
          <w:shd w:val="clear" w:color="auto" w:fill="FFFFFF"/>
        </w:rPr>
        <w:t>entre</w:t>
      </w:r>
      <w:r>
        <w:rPr>
          <w:shd w:val="clear" w:color="auto" w:fill="FFFFFF"/>
        </w:rPr>
        <w:t xml:space="preserve"> muchas están a utilizar Flutter.</w:t>
      </w:r>
      <w:r w:rsidR="00236973">
        <w:rPr>
          <w:shd w:val="clear" w:color="auto" w:fill="FFFFFF"/>
        </w:rPr>
        <w:t xml:space="preserve">  </w:t>
      </w:r>
      <w:r>
        <w:rPr>
          <w:shd w:val="clear" w:color="auto" w:fill="FFFFFF"/>
        </w:rPr>
        <w:t xml:space="preserve">Aplicaciones como Google Ads, Insight Timer, Stadia, Baidu, </w:t>
      </w:r>
      <w:r w:rsidR="006E6616">
        <w:rPr>
          <w:shd w:val="clear" w:color="auto" w:fill="FFFFFF"/>
        </w:rPr>
        <w:t>NuBank</w:t>
      </w:r>
      <w:r>
        <w:rPr>
          <w:shd w:val="clear" w:color="auto" w:fill="FFFFFF"/>
        </w:rPr>
        <w:t>, Philips Hue, Ebay ya están hechos con Flutter.</w:t>
      </w:r>
      <w:r w:rsidR="00236973" w:rsidRPr="00236973">
        <w:rPr>
          <w:shd w:val="clear" w:color="auto" w:fill="FFFFFF"/>
        </w:rPr>
        <w:t xml:space="preserve"> </w:t>
      </w:r>
      <w:r w:rsidR="00236973">
        <w:rPr>
          <w:shd w:val="clear" w:color="auto" w:fill="FFFFFF"/>
        </w:rPr>
        <w:t>[23]</w:t>
      </w:r>
    </w:p>
    <w:p w14:paraId="5F877610" w14:textId="77777777" w:rsidR="006D7D27" w:rsidRDefault="006D7D27" w:rsidP="006D7D27">
      <w:pPr>
        <w:pStyle w:val="Ttulo2"/>
        <w:numPr>
          <w:ilvl w:val="1"/>
          <w:numId w:val="5"/>
        </w:numPr>
        <w:rPr>
          <w:shd w:val="clear" w:color="auto" w:fill="FFFFFF"/>
        </w:rPr>
      </w:pPr>
      <w:bookmarkStart w:id="189" w:name="_Toc62568397"/>
      <w:r>
        <w:rPr>
          <w:shd w:val="clear" w:color="auto" w:fill="FFFFFF"/>
        </w:rPr>
        <w:t>¿Cuánto cuesta Flutter?</w:t>
      </w:r>
      <w:bookmarkEnd w:id="189"/>
    </w:p>
    <w:p w14:paraId="79ECBD28" w14:textId="6C5EB5D3" w:rsidR="003A0A87" w:rsidRDefault="006D7D27" w:rsidP="006D7D27">
      <w:pPr>
        <w:pStyle w:val="cuerpo-tfg"/>
        <w:rPr>
          <w:shd w:val="clear" w:color="auto" w:fill="FFFFFF"/>
        </w:rPr>
      </w:pPr>
      <w:r>
        <w:rPr>
          <w:shd w:val="clear" w:color="auto" w:fill="FFFFFF"/>
        </w:rPr>
        <w:t xml:space="preserve">Hasta el momento, Flutter sigue siendo una herramienta de código abierto lo que significa que cualquier persona puede usarla, modificarla sin tener que pagar nada. Como </w:t>
      </w:r>
      <w:r w:rsidR="00236973">
        <w:rPr>
          <w:shd w:val="clear" w:color="auto" w:fill="FFFFFF"/>
        </w:rPr>
        <w:t>dicho</w:t>
      </w:r>
      <w:r>
        <w:rPr>
          <w:shd w:val="clear" w:color="auto" w:fill="FFFFFF"/>
        </w:rPr>
        <w:t xml:space="preserve"> anteriormente</w:t>
      </w:r>
      <w:r w:rsidR="003A0A87">
        <w:rPr>
          <w:shd w:val="clear" w:color="auto" w:fill="FFFFFF"/>
        </w:rPr>
        <w:t xml:space="preserve"> y siguiendo el ritmo del mercado de nuevas tecnologías, su </w:t>
      </w:r>
      <w:r w:rsidR="00236973">
        <w:rPr>
          <w:shd w:val="clear" w:color="auto" w:fill="FFFFFF"/>
        </w:rPr>
        <w:t>creadora</w:t>
      </w:r>
      <w:r w:rsidR="003A0A87">
        <w:rPr>
          <w:shd w:val="clear" w:color="auto" w:fill="FFFFFF"/>
        </w:rPr>
        <w:t xml:space="preserve"> Google tiene </w:t>
      </w:r>
      <w:r w:rsidR="00236973">
        <w:rPr>
          <w:shd w:val="clear" w:color="auto" w:fill="FFFFFF"/>
        </w:rPr>
        <w:t>la costumbre</w:t>
      </w:r>
      <w:r w:rsidR="003A0A87">
        <w:rPr>
          <w:shd w:val="clear" w:color="auto" w:fill="FFFFFF"/>
        </w:rPr>
        <w:t xml:space="preserve"> de ofrecer muchas tecnologías desarrolladas por ella sin la necesidad de pagar, hasta cierto punto.</w:t>
      </w:r>
    </w:p>
    <w:p w14:paraId="326F00E7" w14:textId="0F612DE0" w:rsidR="003A0A87" w:rsidRDefault="00236973" w:rsidP="006D7D27">
      <w:pPr>
        <w:pStyle w:val="cuerpo-tfg"/>
        <w:rPr>
          <w:shd w:val="clear" w:color="auto" w:fill="FFFFFF"/>
        </w:rPr>
      </w:pPr>
      <w:r>
        <w:rPr>
          <w:shd w:val="clear" w:color="auto" w:fill="FFFFFF"/>
        </w:rPr>
        <w:t>E</w:t>
      </w:r>
      <w:r w:rsidR="003A0A87">
        <w:rPr>
          <w:shd w:val="clear" w:color="auto" w:fill="FFFFFF"/>
        </w:rPr>
        <w:t xml:space="preserve">s ventajoso para Google seguir con Flutter siendo gratis, pues así la comunidad tiende a crecer mucho y evolucionar cada vez más </w:t>
      </w:r>
      <w:r w:rsidR="00F47B33">
        <w:rPr>
          <w:shd w:val="clear" w:color="auto" w:fill="FFFFFF"/>
        </w:rPr>
        <w:t>esta</w:t>
      </w:r>
      <w:r w:rsidR="003A0A87">
        <w:rPr>
          <w:shd w:val="clear" w:color="auto" w:fill="FFFFFF"/>
        </w:rPr>
        <w:t xml:space="preserve"> tecnología y quién sabe </w:t>
      </w:r>
      <w:r>
        <w:rPr>
          <w:shd w:val="clear" w:color="auto" w:fill="FFFFFF"/>
        </w:rPr>
        <w:t xml:space="preserve">así </w:t>
      </w:r>
      <w:r w:rsidR="003A0A87">
        <w:rPr>
          <w:shd w:val="clear" w:color="auto" w:fill="FFFFFF"/>
        </w:rPr>
        <w:t>tornar</w:t>
      </w:r>
      <w:r>
        <w:rPr>
          <w:shd w:val="clear" w:color="auto" w:fill="FFFFFF"/>
        </w:rPr>
        <w:t>se</w:t>
      </w:r>
      <w:r w:rsidR="003A0A87">
        <w:rPr>
          <w:shd w:val="clear" w:color="auto" w:fill="FFFFFF"/>
        </w:rPr>
        <w:t xml:space="preserve"> la mayor</w:t>
      </w:r>
      <w:r>
        <w:rPr>
          <w:shd w:val="clear" w:color="auto" w:fill="FFFFFF"/>
        </w:rPr>
        <w:t xml:space="preserve"> compañía</w:t>
      </w:r>
      <w:r w:rsidR="003A0A87">
        <w:rPr>
          <w:shd w:val="clear" w:color="auto" w:fill="FFFFFF"/>
        </w:rPr>
        <w:t xml:space="preserve"> en este mercado también.</w:t>
      </w:r>
    </w:p>
    <w:p w14:paraId="6CD83949" w14:textId="77777777" w:rsidR="003A0A87" w:rsidRDefault="003A0A87" w:rsidP="003A0A87">
      <w:pPr>
        <w:pStyle w:val="Ttulo2"/>
        <w:numPr>
          <w:ilvl w:val="1"/>
          <w:numId w:val="5"/>
        </w:numPr>
        <w:rPr>
          <w:shd w:val="clear" w:color="auto" w:fill="FFFFFF"/>
        </w:rPr>
      </w:pPr>
      <w:bookmarkStart w:id="190" w:name="_Toc62568398"/>
      <w:r>
        <w:rPr>
          <w:shd w:val="clear" w:color="auto" w:fill="FFFFFF"/>
        </w:rPr>
        <w:lastRenderedPageBreak/>
        <w:t>¿Como aprender Flutter?</w:t>
      </w:r>
      <w:bookmarkEnd w:id="190"/>
    </w:p>
    <w:p w14:paraId="32136770" w14:textId="5F15918A" w:rsidR="003A0A87" w:rsidRDefault="003A0A87" w:rsidP="003A0A87">
      <w:pPr>
        <w:pStyle w:val="cuerpo-tfg"/>
        <w:rPr>
          <w:shd w:val="clear" w:color="auto" w:fill="FFFFFF"/>
        </w:rPr>
      </w:pPr>
      <w:r>
        <w:rPr>
          <w:shd w:val="clear" w:color="auto" w:fill="FFFFFF"/>
        </w:rPr>
        <w:t xml:space="preserve">Así como la mayoría de las nuevas tecnologías que surgen, Google no ha hecho diferente con Flutter. En el sitio </w:t>
      </w:r>
      <w:r w:rsidRPr="00F47B33">
        <w:rPr>
          <w:shd w:val="clear" w:color="auto" w:fill="FFFFFF"/>
        </w:rPr>
        <w:t>web</w:t>
      </w:r>
      <w:r>
        <w:rPr>
          <w:shd w:val="clear" w:color="auto" w:fill="FFFFFF"/>
        </w:rPr>
        <w:t xml:space="preserve"> oficial de Flutter (</w:t>
      </w:r>
      <w:r w:rsidRPr="00303CDA">
        <w:rPr>
          <w:shd w:val="clear" w:color="auto" w:fill="FFFFFF"/>
        </w:rPr>
        <w:t>https://flutter.dev/</w:t>
      </w:r>
      <w:r>
        <w:rPr>
          <w:shd w:val="clear" w:color="auto" w:fill="FFFFFF"/>
        </w:rPr>
        <w:t xml:space="preserve">), Google ofrece toda </w:t>
      </w:r>
      <w:r w:rsidR="00236973">
        <w:rPr>
          <w:shd w:val="clear" w:color="auto" w:fill="FFFFFF"/>
        </w:rPr>
        <w:t>una</w:t>
      </w:r>
      <w:r>
        <w:rPr>
          <w:shd w:val="clear" w:color="auto" w:fill="FFFFFF"/>
        </w:rPr>
        <w:t xml:space="preserve"> documentación </w:t>
      </w:r>
      <w:r w:rsidR="00236973">
        <w:rPr>
          <w:shd w:val="clear" w:color="auto" w:fill="FFFFFF"/>
        </w:rPr>
        <w:t>sobre</w:t>
      </w:r>
      <w:r>
        <w:rPr>
          <w:shd w:val="clear" w:color="auto" w:fill="FFFFFF"/>
        </w:rPr>
        <w:t xml:space="preserve"> la herramienta. </w:t>
      </w:r>
      <w:r w:rsidR="00086FD8">
        <w:rPr>
          <w:shd w:val="clear" w:color="auto" w:fill="FFFFFF"/>
        </w:rPr>
        <w:t>E</w:t>
      </w:r>
      <w:r w:rsidR="00297101">
        <w:rPr>
          <w:shd w:val="clear" w:color="auto" w:fill="FFFFFF"/>
        </w:rPr>
        <w:t xml:space="preserve">s importante recordar que aprender Flutter implica </w:t>
      </w:r>
      <w:r w:rsidR="00F47B33">
        <w:rPr>
          <w:shd w:val="clear" w:color="auto" w:fill="FFFFFF"/>
        </w:rPr>
        <w:t xml:space="preserve">también </w:t>
      </w:r>
      <w:r w:rsidR="00297101">
        <w:rPr>
          <w:shd w:val="clear" w:color="auto" w:fill="FFFFFF"/>
        </w:rPr>
        <w:t xml:space="preserve">en aprender el lenguaje Dart, ya que es el lenguaje usada por Google en Flutter. Dart también ofrece un sitio </w:t>
      </w:r>
      <w:r w:rsidR="00297101" w:rsidRPr="00F47B33">
        <w:rPr>
          <w:shd w:val="clear" w:color="auto" w:fill="FFFFFF"/>
        </w:rPr>
        <w:t>web</w:t>
      </w:r>
      <w:r w:rsidR="00297101">
        <w:rPr>
          <w:shd w:val="clear" w:color="auto" w:fill="FFFFFF"/>
        </w:rPr>
        <w:t xml:space="preserve"> (</w:t>
      </w:r>
      <w:r w:rsidR="00297101" w:rsidRPr="00297101">
        <w:rPr>
          <w:shd w:val="clear" w:color="auto" w:fill="FFFFFF"/>
        </w:rPr>
        <w:t>https://dart.dev/</w:t>
      </w:r>
      <w:r w:rsidR="00297101">
        <w:rPr>
          <w:shd w:val="clear" w:color="auto" w:fill="FFFFFF"/>
        </w:rPr>
        <w:t xml:space="preserve">) oficial con toda la documentación necesaria para aprender </w:t>
      </w:r>
      <w:r w:rsidR="00086FD8">
        <w:rPr>
          <w:shd w:val="clear" w:color="auto" w:fill="FFFFFF"/>
        </w:rPr>
        <w:t>este lenguaje</w:t>
      </w:r>
      <w:r w:rsidR="00297101">
        <w:rPr>
          <w:shd w:val="clear" w:color="auto" w:fill="FFFFFF"/>
        </w:rPr>
        <w:t>.</w:t>
      </w:r>
    </w:p>
    <w:p w14:paraId="0EBC6867" w14:textId="074203CF" w:rsidR="00BA6620" w:rsidRDefault="00387143" w:rsidP="00BA6620">
      <w:pPr>
        <w:pStyle w:val="cuerpo-tfg"/>
        <w:rPr>
          <w:shd w:val="clear" w:color="auto" w:fill="FFFFFF"/>
        </w:rPr>
      </w:pPr>
      <w:r>
        <w:rPr>
          <w:noProof/>
        </w:rPr>
        <mc:AlternateContent>
          <mc:Choice Requires="wps">
            <w:drawing>
              <wp:anchor distT="0" distB="0" distL="114300" distR="114300" simplePos="0" relativeHeight="251724800" behindDoc="0" locked="0" layoutInCell="1" allowOverlap="1" wp14:anchorId="1F09CC66" wp14:editId="56FE4918">
                <wp:simplePos x="0" y="0"/>
                <wp:positionH relativeFrom="margin">
                  <wp:align>left</wp:align>
                </wp:positionH>
                <wp:positionV relativeFrom="paragraph">
                  <wp:posOffset>4121950</wp:posOffset>
                </wp:positionV>
                <wp:extent cx="5759450" cy="357505"/>
                <wp:effectExtent l="0" t="0" r="0" b="444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759450" cy="357809"/>
                        </a:xfrm>
                        <a:prstGeom prst="rect">
                          <a:avLst/>
                        </a:prstGeom>
                        <a:solidFill>
                          <a:prstClr val="white"/>
                        </a:solidFill>
                        <a:ln>
                          <a:noFill/>
                        </a:ln>
                      </wps:spPr>
                      <wps:txbx>
                        <w:txbxContent>
                          <w:p w14:paraId="03D2BDD2" w14:textId="4468C161" w:rsidR="00D427B5" w:rsidRPr="005E44C7" w:rsidRDefault="00D427B5" w:rsidP="00B538B1">
                            <w:pPr>
                              <w:pStyle w:val="Descripcin"/>
                              <w:rPr>
                                <w:rFonts w:ascii="Arial" w:hAnsi="Arial" w:cs="Arial"/>
                                <w:noProof/>
                                <w:sz w:val="24"/>
                                <w:szCs w:val="24"/>
                                <w:shd w:val="clear" w:color="auto" w:fill="FFFFFF"/>
                              </w:rPr>
                            </w:pPr>
                            <w:bookmarkStart w:id="191" w:name="_Toc62568415"/>
                            <w:r>
                              <w:t xml:space="preserve">Ilustración </w:t>
                            </w:r>
                            <w:fldSimple w:instr=" SEQ Ilustración \* ARABIC ">
                              <w:r>
                                <w:rPr>
                                  <w:noProof/>
                                </w:rPr>
                                <w:t>16</w:t>
                              </w:r>
                            </w:fldSimple>
                            <w:r>
                              <w:t>. Página oficial de instalación de Flutter</w:t>
                            </w:r>
                            <w:bookmarkEnd w:id="19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9CC66" id="Cuadro de texto 49" o:spid="_x0000_s1058" type="#_x0000_t202" style="position:absolute;left:0;text-align:left;margin-left:0;margin-top:324.55pt;width:453.5pt;height:28.15pt;z-index:251724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" stroked="f">
                <v:textbox inset="0,0,0,0">
                  <w:txbxContent>
                    <w:p w14:paraId="03D2BDD2" w14:textId="4468C161" w:rsidR="00D427B5" w:rsidRPr="005E44C7" w:rsidRDefault="00D427B5" w:rsidP="00B538B1">
                      <w:pPr>
                        <w:pStyle w:val="Descripcin"/>
                        <w:rPr>
                          <w:rFonts w:ascii="Arial" w:hAnsi="Arial" w:cs="Arial"/>
                          <w:noProof/>
                          <w:sz w:val="24"/>
                          <w:szCs w:val="24"/>
                          <w:shd w:val="clear" w:color="auto" w:fill="FFFFFF"/>
                        </w:rPr>
                      </w:pPr>
                      <w:bookmarkStart w:id="192" w:name="_Toc62568415"/>
                      <w:r>
                        <w:t xml:space="preserve">Ilustración </w:t>
                      </w:r>
                      <w:fldSimple w:instr=" SEQ Ilustración \* ARABIC ">
                        <w:r>
                          <w:rPr>
                            <w:noProof/>
                          </w:rPr>
                          <w:t>16</w:t>
                        </w:r>
                      </w:fldSimple>
                      <w:r>
                        <w:t>. Página oficial de instalación de Flutter</w:t>
                      </w:r>
                      <w:bookmarkEnd w:id="192"/>
                      <w:r>
                        <w:t xml:space="preserve"> </w:t>
                      </w:r>
                    </w:p>
                  </w:txbxContent>
                </v:textbox>
                <w10:wrap type="square" anchorx="margin"/>
              </v:shape>
            </w:pict>
          </mc:Fallback>
        </mc:AlternateContent>
      </w:r>
      <w:r w:rsidR="00B763C7">
        <w:rPr>
          <w:noProof/>
        </w:rPr>
        <mc:AlternateContent>
          <mc:Choice Requires="wps">
            <w:drawing>
              <wp:anchor distT="0" distB="0" distL="114300" distR="114300" simplePos="0" relativeHeight="251744256" behindDoc="0" locked="0" layoutInCell="1" allowOverlap="1" wp14:anchorId="29EB805D" wp14:editId="2DE6FE16">
                <wp:simplePos x="0" y="0"/>
                <wp:positionH relativeFrom="margin">
                  <wp:align>center</wp:align>
                </wp:positionH>
                <wp:positionV relativeFrom="paragraph">
                  <wp:posOffset>4299392</wp:posOffset>
                </wp:positionV>
                <wp:extent cx="1590261" cy="23854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501C753E" w14:textId="7B5A617F" w:rsidR="00D427B5" w:rsidRPr="00DC5E27" w:rsidRDefault="00D427B5" w:rsidP="00B763C7">
                            <w:pPr>
                              <w:jc w:val="center"/>
                              <w:rPr>
                                <w:sz w:val="18"/>
                                <w:szCs w:val="18"/>
                              </w:rPr>
                            </w:pPr>
                            <w:r w:rsidRPr="00DC5E27">
                              <w:rPr>
                                <w:sz w:val="18"/>
                                <w:szCs w:val="18"/>
                              </w:rPr>
                              <w:t xml:space="preserve">Tomada de </w:t>
                            </w:r>
                            <w:r>
                              <w:rPr>
                                <w:sz w:val="18"/>
                                <w:szCs w:val="18"/>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B805D" id="Cuadro de texto 62" o:spid="_x0000_s1059" type="#_x0000_t202" style="position:absolute;left:0;text-align:left;margin-left:0;margin-top:338.55pt;width:125.2pt;height:18.8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" filled="f" stroked="f" strokeweight=".5pt">
                <v:textbox>
                  <w:txbxContent>
                    <w:p w14:paraId="501C753E" w14:textId="7B5A617F" w:rsidR="00D427B5" w:rsidRPr="00DC5E27" w:rsidRDefault="00D427B5" w:rsidP="00B763C7">
                      <w:pPr>
                        <w:jc w:val="center"/>
                        <w:rPr>
                          <w:sz w:val="18"/>
                          <w:szCs w:val="18"/>
                        </w:rPr>
                      </w:pPr>
                      <w:r w:rsidRPr="00DC5E27">
                        <w:rPr>
                          <w:sz w:val="18"/>
                          <w:szCs w:val="18"/>
                        </w:rPr>
                        <w:t xml:space="preserve">Tomada de </w:t>
                      </w:r>
                      <w:r>
                        <w:rPr>
                          <w:sz w:val="18"/>
                          <w:szCs w:val="18"/>
                        </w:rPr>
                        <w:t>[24]</w:t>
                      </w:r>
                    </w:p>
                  </w:txbxContent>
                </v:textbox>
                <w10:wrap anchorx="margin"/>
              </v:shape>
            </w:pict>
          </mc:Fallback>
        </mc:AlternateContent>
      </w:r>
      <w:r w:rsidR="00086FD8" w:rsidRPr="003A0A87">
        <w:rPr>
          <w:noProof/>
          <w:shd w:val="clear" w:color="auto" w:fill="FFFFFF"/>
        </w:rPr>
        <w:drawing>
          <wp:anchor distT="0" distB="0" distL="114300" distR="114300" simplePos="0" relativeHeight="251685888" behindDoc="0" locked="0" layoutInCell="1" allowOverlap="1" wp14:anchorId="3362DE78" wp14:editId="4EBA344D">
            <wp:simplePos x="0" y="0"/>
            <wp:positionH relativeFrom="margin">
              <wp:align>left</wp:align>
            </wp:positionH>
            <wp:positionV relativeFrom="paragraph">
              <wp:posOffset>1245428</wp:posOffset>
            </wp:positionV>
            <wp:extent cx="5759450" cy="2835275"/>
            <wp:effectExtent l="0" t="0" r="0" b="317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2835275"/>
                    </a:xfrm>
                    <a:prstGeom prst="rect">
                      <a:avLst/>
                    </a:prstGeom>
                  </pic:spPr>
                </pic:pic>
              </a:graphicData>
            </a:graphic>
            <wp14:sizeRelH relativeFrom="page">
              <wp14:pctWidth>0</wp14:pctWidth>
            </wp14:sizeRelH>
            <wp14:sizeRelV relativeFrom="page">
              <wp14:pctHeight>0</wp14:pctHeight>
            </wp14:sizeRelV>
          </wp:anchor>
        </w:drawing>
      </w:r>
      <w:r w:rsidR="003A0A87">
        <w:rPr>
          <w:shd w:val="clear" w:color="auto" w:fill="FFFFFF"/>
        </w:rPr>
        <w:t xml:space="preserve">Empezando con la instalación, la documentación de Flutter cobre gran parte, sino todo, que hay en Flutter. </w:t>
      </w:r>
      <w:r w:rsidR="00086FD8">
        <w:rPr>
          <w:shd w:val="clear" w:color="auto" w:fill="FFFFFF"/>
        </w:rPr>
        <w:t xml:space="preserve">En el mismo apartado, hay una parte solo enseñando como </w:t>
      </w:r>
      <w:r w:rsidR="003A0A87">
        <w:rPr>
          <w:shd w:val="clear" w:color="auto" w:fill="FFFFFF"/>
        </w:rPr>
        <w:t>configurar el ambiente de desarrollo</w:t>
      </w:r>
      <w:r w:rsidR="00F47B33">
        <w:rPr>
          <w:shd w:val="clear" w:color="auto" w:fill="FFFFFF"/>
        </w:rPr>
        <w:t xml:space="preserve"> y</w:t>
      </w:r>
      <w:r w:rsidR="003A0A87">
        <w:rPr>
          <w:shd w:val="clear" w:color="auto" w:fill="FFFFFF"/>
        </w:rPr>
        <w:t xml:space="preserve"> un tutorial </w:t>
      </w:r>
      <w:r w:rsidR="00086FD8">
        <w:rPr>
          <w:shd w:val="clear" w:color="auto" w:fill="FFFFFF"/>
        </w:rPr>
        <w:t>de</w:t>
      </w:r>
      <w:r w:rsidR="003A0A87">
        <w:rPr>
          <w:shd w:val="clear" w:color="auto" w:fill="FFFFFF"/>
        </w:rPr>
        <w:t xml:space="preserve"> como escribir su primera aplicación en Flutter.</w:t>
      </w:r>
    </w:p>
    <w:p w14:paraId="7CBE4A5D" w14:textId="5656C234" w:rsidR="00BA6620" w:rsidRDefault="00BA6620" w:rsidP="00BA6620">
      <w:pPr>
        <w:pStyle w:val="cuerpo-tfg"/>
        <w:rPr>
          <w:shd w:val="clear" w:color="auto" w:fill="FFFFFF"/>
        </w:rPr>
      </w:pPr>
      <w:r>
        <w:rPr>
          <w:shd w:val="clear" w:color="auto" w:fill="FFFFFF"/>
        </w:rPr>
        <w:t>En la imagen arriba, marcado con el rectángulo rojo, tiene toda</w:t>
      </w:r>
      <w:r w:rsidR="00086FD8">
        <w:rPr>
          <w:shd w:val="clear" w:color="auto" w:fill="FFFFFF"/>
        </w:rPr>
        <w:t xml:space="preserve">s las etapas iniciales </w:t>
      </w:r>
      <w:r>
        <w:rPr>
          <w:shd w:val="clear" w:color="auto" w:fill="FFFFFF"/>
        </w:rPr>
        <w:t>para quién desea empezar con Flutter.</w:t>
      </w:r>
    </w:p>
    <w:p w14:paraId="42972397" w14:textId="41D46A1F" w:rsidR="00BA6620" w:rsidRDefault="00BA6620" w:rsidP="00BA6620">
      <w:pPr>
        <w:pStyle w:val="cuerpo-tfg"/>
        <w:rPr>
          <w:shd w:val="clear" w:color="auto" w:fill="FFFFFF"/>
        </w:rPr>
      </w:pPr>
      <w:r>
        <w:rPr>
          <w:shd w:val="clear" w:color="auto" w:fill="FFFFFF"/>
        </w:rPr>
        <w:t>Pero claro</w:t>
      </w:r>
      <w:r w:rsidR="00086FD8">
        <w:rPr>
          <w:shd w:val="clear" w:color="auto" w:fill="FFFFFF"/>
        </w:rPr>
        <w:t>,</w:t>
      </w:r>
      <w:r>
        <w:rPr>
          <w:shd w:val="clear" w:color="auto" w:fill="FFFFFF"/>
        </w:rPr>
        <w:t xml:space="preserve"> si ya tiene experiencia con desarrollo de software </w:t>
      </w:r>
      <w:r w:rsidR="00086FD8">
        <w:rPr>
          <w:shd w:val="clear" w:color="auto" w:fill="FFFFFF"/>
        </w:rPr>
        <w:t>con</w:t>
      </w:r>
      <w:r>
        <w:rPr>
          <w:shd w:val="clear" w:color="auto" w:fill="FFFFFF"/>
        </w:rPr>
        <w:t xml:space="preserve"> alguna otra tecnología, las cosas deben ser </w:t>
      </w:r>
      <w:r w:rsidR="006E6616">
        <w:rPr>
          <w:shd w:val="clear" w:color="auto" w:fill="FFFFFF"/>
        </w:rPr>
        <w:t>más</w:t>
      </w:r>
      <w:r>
        <w:rPr>
          <w:shd w:val="clear" w:color="auto" w:fill="FFFFFF"/>
        </w:rPr>
        <w:t xml:space="preserve"> fáciles. Se puede encontrar en el mismo sitio </w:t>
      </w:r>
      <w:r w:rsidRPr="00F47B33">
        <w:rPr>
          <w:shd w:val="clear" w:color="auto" w:fill="FFFFFF"/>
        </w:rPr>
        <w:t>web</w:t>
      </w:r>
      <w:r>
        <w:rPr>
          <w:shd w:val="clear" w:color="auto" w:fill="FFFFFF"/>
        </w:rPr>
        <w:t xml:space="preserve"> un apartado solo para desarrolladores que </w:t>
      </w:r>
      <w:r w:rsidR="00086FD8">
        <w:rPr>
          <w:shd w:val="clear" w:color="auto" w:fill="FFFFFF"/>
        </w:rPr>
        <w:t xml:space="preserve">ya tienen experiencia con </w:t>
      </w:r>
      <w:r>
        <w:rPr>
          <w:shd w:val="clear" w:color="auto" w:fill="FFFFFF"/>
        </w:rPr>
        <w:t xml:space="preserve">otras tecnologías. </w:t>
      </w:r>
      <w:r w:rsidR="00086FD8">
        <w:rPr>
          <w:shd w:val="clear" w:color="auto" w:fill="FFFFFF"/>
        </w:rPr>
        <w:t xml:space="preserve">Este apartado </w:t>
      </w:r>
      <w:r>
        <w:rPr>
          <w:shd w:val="clear" w:color="auto" w:fill="FFFFFF"/>
        </w:rPr>
        <w:t xml:space="preserve">ayuda a desarrolladores a entender Flutter partiendo de tecnologías como Android (nativo), iOS (nativo), React native, tecnologías </w:t>
      </w:r>
      <w:r w:rsidRPr="00F47B33">
        <w:rPr>
          <w:shd w:val="clear" w:color="auto" w:fill="FFFFFF"/>
        </w:rPr>
        <w:t>web</w:t>
      </w:r>
      <w:r>
        <w:rPr>
          <w:shd w:val="clear" w:color="auto" w:fill="FFFFFF"/>
        </w:rPr>
        <w:t xml:space="preserve"> </w:t>
      </w:r>
      <w:r w:rsidR="00086FD8">
        <w:rPr>
          <w:shd w:val="clear" w:color="auto" w:fill="FFFFFF"/>
        </w:rPr>
        <w:t>o</w:t>
      </w:r>
      <w:r>
        <w:rPr>
          <w:shd w:val="clear" w:color="auto" w:fill="FFFFFF"/>
        </w:rPr>
        <w:t xml:space="preserve"> </w:t>
      </w:r>
      <w:r>
        <w:rPr>
          <w:shd w:val="clear" w:color="auto" w:fill="FFFFFF"/>
        </w:rPr>
        <w:lastRenderedPageBreak/>
        <w:t>Xamarin. En otras palabras, si conoces el funcionamiento de alguna de esas tecnologías, la tendencia es que el entendimiento de Flutter sea más fácil.</w:t>
      </w:r>
    </w:p>
    <w:p w14:paraId="2396BE00" w14:textId="370FD855" w:rsidR="00BA6620" w:rsidRDefault="00F47B33" w:rsidP="00BA6620">
      <w:pPr>
        <w:pStyle w:val="cuerpo-tfg"/>
        <w:rPr>
          <w:shd w:val="clear" w:color="auto" w:fill="FFFFFF"/>
        </w:rPr>
      </w:pPr>
      <w:r>
        <w:rPr>
          <w:noProof/>
          <w:shd w:val="clear" w:color="auto" w:fill="FFFFFF"/>
        </w:rPr>
        <w:drawing>
          <wp:anchor distT="0" distB="0" distL="114300" distR="114300" simplePos="0" relativeHeight="251686912" behindDoc="0" locked="0" layoutInCell="1" allowOverlap="1" wp14:anchorId="51274E37" wp14:editId="75EAFBAF">
            <wp:simplePos x="0" y="0"/>
            <wp:positionH relativeFrom="margin">
              <wp:align>left</wp:align>
            </wp:positionH>
            <wp:positionV relativeFrom="paragraph">
              <wp:posOffset>755760</wp:posOffset>
            </wp:positionV>
            <wp:extent cx="5759450" cy="2844800"/>
            <wp:effectExtent l="0" t="0" r="0" b="0"/>
            <wp:wrapSquare wrapText="bothSides"/>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450" cy="2844800"/>
                    </a:xfrm>
                    <a:prstGeom prst="rect">
                      <a:avLst/>
                    </a:prstGeom>
                  </pic:spPr>
                </pic:pic>
              </a:graphicData>
            </a:graphic>
            <wp14:sizeRelH relativeFrom="page">
              <wp14:pctWidth>0</wp14:pctWidth>
            </wp14:sizeRelH>
            <wp14:sizeRelV relativeFrom="page">
              <wp14:pctHeight>0</wp14:pctHeight>
            </wp14:sizeRelV>
          </wp:anchor>
        </w:drawing>
      </w:r>
      <w:r w:rsidR="00387143">
        <w:rPr>
          <w:noProof/>
        </w:rPr>
        <mc:AlternateContent>
          <mc:Choice Requires="wps">
            <w:drawing>
              <wp:anchor distT="0" distB="0" distL="114300" distR="114300" simplePos="0" relativeHeight="251726848" behindDoc="0" locked="0" layoutInCell="1" allowOverlap="1" wp14:anchorId="3F75281D" wp14:editId="1C9BD425">
                <wp:simplePos x="0" y="0"/>
                <wp:positionH relativeFrom="margin">
                  <wp:posOffset>0</wp:posOffset>
                </wp:positionH>
                <wp:positionV relativeFrom="paragraph">
                  <wp:posOffset>3629660</wp:posOffset>
                </wp:positionV>
                <wp:extent cx="5759450" cy="317500"/>
                <wp:effectExtent l="0" t="0" r="0" b="635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759450" cy="317500"/>
                        </a:xfrm>
                        <a:prstGeom prst="rect">
                          <a:avLst/>
                        </a:prstGeom>
                        <a:solidFill>
                          <a:prstClr val="white"/>
                        </a:solidFill>
                        <a:ln>
                          <a:noFill/>
                        </a:ln>
                      </wps:spPr>
                      <wps:txbx>
                        <w:txbxContent>
                          <w:p w14:paraId="3CA1EE16" w14:textId="399AA493" w:rsidR="00D427B5" w:rsidRPr="00C01CF3" w:rsidRDefault="00D427B5" w:rsidP="00B538B1">
                            <w:pPr>
                              <w:pStyle w:val="Descripcin"/>
                              <w:rPr>
                                <w:rFonts w:ascii="Arial" w:hAnsi="Arial" w:cs="Arial"/>
                                <w:noProof/>
                                <w:sz w:val="24"/>
                                <w:szCs w:val="24"/>
                                <w:shd w:val="clear" w:color="auto" w:fill="FFFFFF"/>
                              </w:rPr>
                            </w:pPr>
                            <w:bookmarkStart w:id="193" w:name="_Toc62568416"/>
                            <w:r>
                              <w:t xml:space="preserve">Ilustración </w:t>
                            </w:r>
                            <w:fldSimple w:instr=" SEQ Ilustración \* ARABIC ">
                              <w:r>
                                <w:rPr>
                                  <w:noProof/>
                                </w:rPr>
                                <w:t>17</w:t>
                              </w:r>
                            </w:fldSimple>
                            <w:r>
                              <w:t>. Documentación de Flutter para desarrolladores de otras plataformas</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5281D" id="Cuadro de texto 50" o:spid="_x0000_s1060" type="#_x0000_t202" style="position:absolute;left:0;text-align:left;margin-left:0;margin-top:285.8pt;width:453.5pt;height:2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" stroked="f">
                <v:textbox inset="0,0,0,0">
                  <w:txbxContent>
                    <w:p w14:paraId="3CA1EE16" w14:textId="399AA493" w:rsidR="00D427B5" w:rsidRPr="00C01CF3" w:rsidRDefault="00D427B5" w:rsidP="00B538B1">
                      <w:pPr>
                        <w:pStyle w:val="Descripcin"/>
                        <w:rPr>
                          <w:rFonts w:ascii="Arial" w:hAnsi="Arial" w:cs="Arial"/>
                          <w:noProof/>
                          <w:sz w:val="24"/>
                          <w:szCs w:val="24"/>
                          <w:shd w:val="clear" w:color="auto" w:fill="FFFFFF"/>
                        </w:rPr>
                      </w:pPr>
                      <w:bookmarkStart w:id="194" w:name="_Toc62568416"/>
                      <w:r>
                        <w:t xml:space="preserve">Ilustración </w:t>
                      </w:r>
                      <w:fldSimple w:instr=" SEQ Ilustración \* ARABIC ">
                        <w:r>
                          <w:rPr>
                            <w:noProof/>
                          </w:rPr>
                          <w:t>17</w:t>
                        </w:r>
                      </w:fldSimple>
                      <w:r>
                        <w:t>. Documentación de Flutter para desarrolladores de otras plataformas</w:t>
                      </w:r>
                      <w:bookmarkEnd w:id="194"/>
                    </w:p>
                  </w:txbxContent>
                </v:textbox>
                <w10:wrap type="square" anchorx="margin"/>
              </v:shape>
            </w:pict>
          </mc:Fallback>
        </mc:AlternateContent>
      </w:r>
      <w:r w:rsidR="00387143">
        <w:rPr>
          <w:noProof/>
        </w:rPr>
        <mc:AlternateContent>
          <mc:Choice Requires="wps">
            <w:drawing>
              <wp:anchor distT="0" distB="0" distL="114300" distR="114300" simplePos="0" relativeHeight="251746304" behindDoc="0" locked="0" layoutInCell="1" allowOverlap="1" wp14:anchorId="7E8383FF" wp14:editId="54C53061">
                <wp:simplePos x="0" y="0"/>
                <wp:positionH relativeFrom="margin">
                  <wp:posOffset>2084705</wp:posOffset>
                </wp:positionH>
                <wp:positionV relativeFrom="paragraph">
                  <wp:posOffset>3770188</wp:posOffset>
                </wp:positionV>
                <wp:extent cx="1590261" cy="23854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5DD08C0C" w14:textId="173569F5" w:rsidR="00D427B5" w:rsidRPr="00DC5E27" w:rsidRDefault="00D427B5" w:rsidP="00B763C7">
                            <w:pPr>
                              <w:jc w:val="center"/>
                              <w:rPr>
                                <w:sz w:val="18"/>
                                <w:szCs w:val="18"/>
                              </w:rPr>
                            </w:pPr>
                            <w:r w:rsidRPr="00DC5E27">
                              <w:rPr>
                                <w:sz w:val="18"/>
                                <w:szCs w:val="18"/>
                              </w:rPr>
                              <w:t xml:space="preserve">Tomada de </w:t>
                            </w:r>
                            <w:r>
                              <w:rPr>
                                <w:sz w:val="18"/>
                                <w:szCs w:val="1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383FF" id="Cuadro de texto 63" o:spid="_x0000_s1061" type="#_x0000_t202" style="position:absolute;left:0;text-align:left;margin-left:164.15pt;margin-top:296.85pt;width:125.2pt;height:18.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" filled="f" stroked="f" strokeweight=".5pt">
                <v:textbox>
                  <w:txbxContent>
                    <w:p w14:paraId="5DD08C0C" w14:textId="173569F5" w:rsidR="00D427B5" w:rsidRPr="00DC5E27" w:rsidRDefault="00D427B5" w:rsidP="00B763C7">
                      <w:pPr>
                        <w:jc w:val="center"/>
                        <w:rPr>
                          <w:sz w:val="18"/>
                          <w:szCs w:val="18"/>
                        </w:rPr>
                      </w:pPr>
                      <w:r w:rsidRPr="00DC5E27">
                        <w:rPr>
                          <w:sz w:val="18"/>
                          <w:szCs w:val="18"/>
                        </w:rPr>
                        <w:t xml:space="preserve">Tomada de </w:t>
                      </w:r>
                      <w:r>
                        <w:rPr>
                          <w:sz w:val="18"/>
                          <w:szCs w:val="18"/>
                        </w:rPr>
                        <w:t>[25]</w:t>
                      </w:r>
                    </w:p>
                  </w:txbxContent>
                </v:textbox>
                <w10:wrap anchorx="margin"/>
              </v:shape>
            </w:pict>
          </mc:Fallback>
        </mc:AlternateContent>
      </w:r>
      <w:r w:rsidR="00BA6620">
        <w:rPr>
          <w:shd w:val="clear" w:color="auto" w:fill="FFFFFF"/>
        </w:rPr>
        <w:t xml:space="preserve">En el mismo apartado hay una visión general sobre </w:t>
      </w:r>
      <w:r w:rsidR="00A7073A">
        <w:rPr>
          <w:shd w:val="clear" w:color="auto" w:fill="FFFFFF"/>
        </w:rPr>
        <w:t>el lenguaje</w:t>
      </w:r>
      <w:r w:rsidR="00BA6620">
        <w:rPr>
          <w:shd w:val="clear" w:color="auto" w:fill="FFFFFF"/>
        </w:rPr>
        <w:t xml:space="preserve"> Dart y también </w:t>
      </w:r>
      <w:r w:rsidR="00086FD8">
        <w:rPr>
          <w:shd w:val="clear" w:color="auto" w:fill="FFFFFF"/>
        </w:rPr>
        <w:t>de cómo</w:t>
      </w:r>
      <w:r w:rsidR="00BA6620">
        <w:rPr>
          <w:shd w:val="clear" w:color="auto" w:fill="FFFFFF"/>
        </w:rPr>
        <w:t xml:space="preserve"> utilizar Flutter y Dart para la construcción de una aplicación web.</w:t>
      </w:r>
    </w:p>
    <w:p w14:paraId="47043D11" w14:textId="3D09E7C2" w:rsidR="004173D8" w:rsidRDefault="004173D8" w:rsidP="00BA6620">
      <w:pPr>
        <w:pStyle w:val="cuerpo-tfg"/>
        <w:rPr>
          <w:shd w:val="clear" w:color="auto" w:fill="FFFFFF"/>
        </w:rPr>
      </w:pPr>
      <w:r w:rsidRPr="004173D8">
        <w:rPr>
          <w:shd w:val="clear" w:color="auto" w:fill="FFFFFF"/>
        </w:rPr>
        <w:t xml:space="preserve">Luego en seguida, hay </w:t>
      </w:r>
      <w:r w:rsidR="00086FD8">
        <w:rPr>
          <w:shd w:val="clear" w:color="auto" w:fill="FFFFFF"/>
        </w:rPr>
        <w:t>otro</w:t>
      </w:r>
      <w:r>
        <w:rPr>
          <w:shd w:val="clear" w:color="auto" w:fill="FFFFFF"/>
        </w:rPr>
        <w:t xml:space="preserve"> apartado en que hay muchas aplicaciones hechas con Flutter para que el interesado pueda </w:t>
      </w:r>
      <w:r w:rsidR="00F47B33">
        <w:rPr>
          <w:shd w:val="clear" w:color="auto" w:fill="FFFFFF"/>
        </w:rPr>
        <w:t>observar</w:t>
      </w:r>
      <w:r>
        <w:rPr>
          <w:shd w:val="clear" w:color="auto" w:fill="FFFFFF"/>
        </w:rPr>
        <w:t xml:space="preserve"> cómo es una aplicación en tiempo real. </w:t>
      </w:r>
      <w:r w:rsidR="00086FD8">
        <w:rPr>
          <w:shd w:val="clear" w:color="auto" w:fill="FFFFFF"/>
        </w:rPr>
        <w:t>Además, t</w:t>
      </w:r>
      <w:r w:rsidRPr="004173D8">
        <w:rPr>
          <w:shd w:val="clear" w:color="auto" w:fill="FFFFFF"/>
        </w:rPr>
        <w:t>ambién hay tutoriales y enlaces para códigos de terceros.</w:t>
      </w:r>
    </w:p>
    <w:p w14:paraId="4CF0401C" w14:textId="33736ED5" w:rsidR="004173D8" w:rsidRDefault="004173D8" w:rsidP="00BA6620">
      <w:pPr>
        <w:pStyle w:val="cuerpo-tfg"/>
        <w:rPr>
          <w:shd w:val="clear" w:color="auto" w:fill="FFFFFF"/>
        </w:rPr>
      </w:pPr>
      <w:r w:rsidRPr="004173D8">
        <w:rPr>
          <w:shd w:val="clear" w:color="auto" w:fill="FFFFFF"/>
        </w:rPr>
        <w:t>Más adelante, ya se pued</w:t>
      </w:r>
      <w:r>
        <w:rPr>
          <w:shd w:val="clear" w:color="auto" w:fill="FFFFFF"/>
        </w:rPr>
        <w:t>e notar una parte más descriptiva</w:t>
      </w:r>
      <w:r w:rsidR="00086FD8">
        <w:rPr>
          <w:shd w:val="clear" w:color="auto" w:fill="FFFFFF"/>
        </w:rPr>
        <w:t xml:space="preserve"> y avanzada</w:t>
      </w:r>
      <w:r>
        <w:rPr>
          <w:shd w:val="clear" w:color="auto" w:fill="FFFFFF"/>
        </w:rPr>
        <w:t xml:space="preserve">. </w:t>
      </w:r>
      <w:r w:rsidRPr="004173D8">
        <w:rPr>
          <w:shd w:val="clear" w:color="auto" w:fill="FFFFFF"/>
        </w:rPr>
        <w:t xml:space="preserve">En otras palabras, </w:t>
      </w:r>
      <w:r w:rsidR="00086FD8">
        <w:rPr>
          <w:shd w:val="clear" w:color="auto" w:fill="FFFFFF"/>
        </w:rPr>
        <w:t xml:space="preserve">cada tecnología o asunto </w:t>
      </w:r>
      <w:r>
        <w:rPr>
          <w:shd w:val="clear" w:color="auto" w:fill="FFFFFF"/>
        </w:rPr>
        <w:t>necesario para desarrollo en Flutter</w:t>
      </w:r>
      <w:r w:rsidR="00F47B33">
        <w:rPr>
          <w:shd w:val="clear" w:color="auto" w:fill="FFFFFF"/>
        </w:rPr>
        <w:t xml:space="preserve"> está</w:t>
      </w:r>
      <w:r>
        <w:rPr>
          <w:shd w:val="clear" w:color="auto" w:fill="FFFFFF"/>
        </w:rPr>
        <w:t xml:space="preserve"> expuesto </w:t>
      </w:r>
      <w:r w:rsidR="00086FD8">
        <w:rPr>
          <w:shd w:val="clear" w:color="auto" w:fill="FFFFFF"/>
        </w:rPr>
        <w:t>detallad</w:t>
      </w:r>
      <w:r w:rsidR="00F47B33">
        <w:rPr>
          <w:shd w:val="clear" w:color="auto" w:fill="FFFFFF"/>
        </w:rPr>
        <w:t>o</w:t>
      </w:r>
      <w:r w:rsidR="00086FD8">
        <w:rPr>
          <w:shd w:val="clear" w:color="auto" w:fill="FFFFFF"/>
        </w:rPr>
        <w:t xml:space="preserve"> e individualmente</w:t>
      </w:r>
      <w:r>
        <w:rPr>
          <w:shd w:val="clear" w:color="auto" w:fill="FFFFFF"/>
        </w:rPr>
        <w:t xml:space="preserve">. </w:t>
      </w:r>
      <w:r w:rsidRPr="004173D8">
        <w:rPr>
          <w:shd w:val="clear" w:color="auto" w:fill="FFFFFF"/>
        </w:rPr>
        <w:t xml:space="preserve">Por ejemplo, si quieres saber cómo </w:t>
      </w:r>
      <w:r w:rsidR="00F47B33">
        <w:rPr>
          <w:shd w:val="clear" w:color="auto" w:fill="FFFFFF"/>
        </w:rPr>
        <w:t xml:space="preserve">es el </w:t>
      </w:r>
      <w:r w:rsidRPr="004173D8">
        <w:rPr>
          <w:shd w:val="clear" w:color="auto" w:fill="FFFFFF"/>
        </w:rPr>
        <w:t>funciona</w:t>
      </w:r>
      <w:r w:rsidR="00F47B33">
        <w:rPr>
          <w:shd w:val="clear" w:color="auto" w:fill="FFFFFF"/>
        </w:rPr>
        <w:t>miento de</w:t>
      </w:r>
      <w:r w:rsidRPr="004173D8">
        <w:rPr>
          <w:shd w:val="clear" w:color="auto" w:fill="FFFFFF"/>
        </w:rPr>
        <w:t xml:space="preserve"> datos</w:t>
      </w:r>
      <w:r w:rsidR="00091420">
        <w:rPr>
          <w:shd w:val="clear" w:color="auto" w:fill="FFFFFF"/>
        </w:rPr>
        <w:t xml:space="preserve"> en una aplicación Flutter</w:t>
      </w:r>
      <w:r w:rsidR="00086FD8">
        <w:rPr>
          <w:shd w:val="clear" w:color="auto" w:fill="FFFFFF"/>
        </w:rPr>
        <w:t>,</w:t>
      </w:r>
      <w:r w:rsidRPr="004173D8">
        <w:rPr>
          <w:shd w:val="clear" w:color="auto" w:fill="FFFFFF"/>
        </w:rPr>
        <w:t xml:space="preserve"> </w:t>
      </w:r>
      <w:r>
        <w:rPr>
          <w:shd w:val="clear" w:color="auto" w:fill="FFFFFF"/>
        </w:rPr>
        <w:t xml:space="preserve">ahí hay apartados para </w:t>
      </w:r>
      <w:r w:rsidR="00091420">
        <w:rPr>
          <w:shd w:val="clear" w:color="auto" w:fill="FFFFFF"/>
        </w:rPr>
        <w:t>ese tema y</w:t>
      </w:r>
      <w:r>
        <w:rPr>
          <w:shd w:val="clear" w:color="auto" w:fill="FFFFFF"/>
        </w:rPr>
        <w:t xml:space="preserve"> muchos otros.</w:t>
      </w:r>
    </w:p>
    <w:p w14:paraId="1D19D958" w14:textId="3D7E7AA5" w:rsidR="00A7073A" w:rsidRDefault="004173D8" w:rsidP="004173D8">
      <w:pPr>
        <w:pStyle w:val="cuerpo-tfg"/>
        <w:rPr>
          <w:shd w:val="clear" w:color="auto" w:fill="FFFFFF"/>
        </w:rPr>
      </w:pPr>
      <w:r>
        <w:rPr>
          <w:shd w:val="clear" w:color="auto" w:fill="FFFFFF"/>
        </w:rPr>
        <w:t>La</w:t>
      </w:r>
      <w:r w:rsidRPr="004173D8">
        <w:rPr>
          <w:shd w:val="clear" w:color="auto" w:fill="FFFFFF"/>
        </w:rPr>
        <w:t xml:space="preserve"> </w:t>
      </w:r>
      <w:r>
        <w:rPr>
          <w:shd w:val="clear" w:color="auto" w:fill="FFFFFF"/>
        </w:rPr>
        <w:t>documentación de Flutter, engloba también la parte de testes en aplicaciones, como depurar y también como desplegar su aplicación en las tiendas de aplicaci</w:t>
      </w:r>
      <w:r w:rsidR="00086FD8">
        <w:rPr>
          <w:shd w:val="clear" w:color="auto" w:fill="FFFFFF"/>
        </w:rPr>
        <w:t>ones oficiales, Google Play (Android) y App Store (iOS).</w:t>
      </w:r>
    </w:p>
    <w:p w14:paraId="176C2DDE" w14:textId="0AEEFE5C" w:rsidR="00FE07C6" w:rsidRDefault="00387143" w:rsidP="004173D8">
      <w:pPr>
        <w:pStyle w:val="cuerpo-tfg"/>
        <w:rPr>
          <w:shd w:val="clear" w:color="auto" w:fill="FFFFFF"/>
        </w:rPr>
      </w:pPr>
      <w:r>
        <w:rPr>
          <w:noProof/>
        </w:rPr>
        <w:lastRenderedPageBreak/>
        <mc:AlternateContent>
          <mc:Choice Requires="wps">
            <w:drawing>
              <wp:anchor distT="0" distB="0" distL="114300" distR="114300" simplePos="0" relativeHeight="251728896" behindDoc="0" locked="0" layoutInCell="1" allowOverlap="1" wp14:anchorId="738A5CD0" wp14:editId="0EED799A">
                <wp:simplePos x="0" y="0"/>
                <wp:positionH relativeFrom="column">
                  <wp:posOffset>498475</wp:posOffset>
                </wp:positionH>
                <wp:positionV relativeFrom="paragraph">
                  <wp:posOffset>2557780</wp:posOffset>
                </wp:positionV>
                <wp:extent cx="4754880" cy="476885"/>
                <wp:effectExtent l="0" t="0" r="762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4754880" cy="476885"/>
                        </a:xfrm>
                        <a:prstGeom prst="rect">
                          <a:avLst/>
                        </a:prstGeom>
                        <a:solidFill>
                          <a:prstClr val="white"/>
                        </a:solidFill>
                        <a:ln>
                          <a:noFill/>
                        </a:ln>
                      </wps:spPr>
                      <wps:txbx>
                        <w:txbxContent>
                          <w:p w14:paraId="78010BA6" w14:textId="17E6AF67" w:rsidR="00D427B5" w:rsidRPr="00305E03" w:rsidRDefault="00D427B5" w:rsidP="00B538B1">
                            <w:pPr>
                              <w:pStyle w:val="Descripcin"/>
                              <w:rPr>
                                <w:rFonts w:ascii="Arial" w:hAnsi="Arial" w:cs="Arial"/>
                                <w:noProof/>
                                <w:sz w:val="24"/>
                                <w:szCs w:val="24"/>
                                <w:shd w:val="clear" w:color="auto" w:fill="FFFFFF"/>
                              </w:rPr>
                            </w:pPr>
                            <w:bookmarkStart w:id="195" w:name="_Toc62568417"/>
                            <w:r>
                              <w:t xml:space="preserve">Ilustración </w:t>
                            </w:r>
                            <w:fldSimple w:instr=" SEQ Ilustración \* ARABIC ">
                              <w:r>
                                <w:rPr>
                                  <w:noProof/>
                                </w:rPr>
                                <w:t>18</w:t>
                              </w:r>
                            </w:fldSimple>
                            <w:r>
                              <w:t>. Contenidos más avanzados y detallados de Flutter y sus canales de comunicación oficial</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A5CD0" id="Cuadro de texto 51" o:spid="_x0000_s1062" type="#_x0000_t202" style="position:absolute;left:0;text-align:left;margin-left:39.25pt;margin-top:201.4pt;width:374.4pt;height:37.5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" stroked="f">
                <v:textbox inset="0,0,0,0">
                  <w:txbxContent>
                    <w:p w14:paraId="78010BA6" w14:textId="17E6AF67" w:rsidR="00D427B5" w:rsidRPr="00305E03" w:rsidRDefault="00D427B5" w:rsidP="00B538B1">
                      <w:pPr>
                        <w:pStyle w:val="Descripcin"/>
                        <w:rPr>
                          <w:rFonts w:ascii="Arial" w:hAnsi="Arial" w:cs="Arial"/>
                          <w:noProof/>
                          <w:sz w:val="24"/>
                          <w:szCs w:val="24"/>
                          <w:shd w:val="clear" w:color="auto" w:fill="FFFFFF"/>
                        </w:rPr>
                      </w:pPr>
                      <w:bookmarkStart w:id="196" w:name="_Toc62568417"/>
                      <w:r>
                        <w:t xml:space="preserve">Ilustración </w:t>
                      </w:r>
                      <w:fldSimple w:instr=" SEQ Ilustración \* ARABIC ">
                        <w:r>
                          <w:rPr>
                            <w:noProof/>
                          </w:rPr>
                          <w:t>18</w:t>
                        </w:r>
                      </w:fldSimple>
                      <w:r>
                        <w:t>. Contenidos más avanzados y detallados de Flutter y sus canales de comunicación oficial</w:t>
                      </w:r>
                      <w:bookmarkEnd w:id="196"/>
                    </w:p>
                  </w:txbxContent>
                </v:textbox>
                <w10:wrap type="square"/>
              </v:shape>
            </w:pict>
          </mc:Fallback>
        </mc:AlternateContent>
      </w:r>
      <w:r w:rsidR="00B763C7">
        <w:rPr>
          <w:noProof/>
        </w:rPr>
        <mc:AlternateContent>
          <mc:Choice Requires="wps">
            <w:drawing>
              <wp:anchor distT="0" distB="0" distL="114300" distR="114300" simplePos="0" relativeHeight="251748352" behindDoc="0" locked="0" layoutInCell="1" allowOverlap="1" wp14:anchorId="647847C4" wp14:editId="005228E0">
                <wp:simplePos x="0" y="0"/>
                <wp:positionH relativeFrom="margin">
                  <wp:align>center</wp:align>
                </wp:positionH>
                <wp:positionV relativeFrom="paragraph">
                  <wp:posOffset>2834419</wp:posOffset>
                </wp:positionV>
                <wp:extent cx="1590261" cy="238540"/>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1603E369" w14:textId="401137EF" w:rsidR="00D427B5" w:rsidRPr="00DC5E27" w:rsidRDefault="00D427B5" w:rsidP="00B763C7">
                            <w:pPr>
                              <w:jc w:val="center"/>
                              <w:rPr>
                                <w:sz w:val="18"/>
                                <w:szCs w:val="18"/>
                              </w:rPr>
                            </w:pPr>
                            <w:r w:rsidRPr="00DC5E27">
                              <w:rPr>
                                <w:sz w:val="18"/>
                                <w:szCs w:val="18"/>
                              </w:rPr>
                              <w:t xml:space="preserve">Tomada de </w:t>
                            </w:r>
                            <w:r>
                              <w:rPr>
                                <w:sz w:val="18"/>
                                <w:szCs w:val="18"/>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847C4" id="Cuadro de texto 64" o:spid="_x0000_s1063" type="#_x0000_t202" style="position:absolute;left:0;text-align:left;margin-left:0;margin-top:223.2pt;width:125.2pt;height:18.8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" filled="f" stroked="f" strokeweight=".5pt">
                <v:textbox>
                  <w:txbxContent>
                    <w:p w14:paraId="1603E369" w14:textId="401137EF" w:rsidR="00D427B5" w:rsidRPr="00DC5E27" w:rsidRDefault="00D427B5" w:rsidP="00B763C7">
                      <w:pPr>
                        <w:jc w:val="center"/>
                        <w:rPr>
                          <w:sz w:val="18"/>
                          <w:szCs w:val="18"/>
                        </w:rPr>
                      </w:pPr>
                      <w:r w:rsidRPr="00DC5E27">
                        <w:rPr>
                          <w:sz w:val="18"/>
                          <w:szCs w:val="18"/>
                        </w:rPr>
                        <w:t xml:space="preserve">Tomada de </w:t>
                      </w:r>
                      <w:r>
                        <w:rPr>
                          <w:sz w:val="18"/>
                          <w:szCs w:val="18"/>
                        </w:rPr>
                        <w:t>[26]</w:t>
                      </w:r>
                    </w:p>
                  </w:txbxContent>
                </v:textbox>
                <w10:wrap anchorx="margin"/>
              </v:shape>
            </w:pict>
          </mc:Fallback>
        </mc:AlternateContent>
      </w:r>
      <w:r w:rsidR="00FE07C6">
        <w:rPr>
          <w:noProof/>
          <w:shd w:val="clear" w:color="auto" w:fill="FFFFFF"/>
        </w:rPr>
        <w:drawing>
          <wp:anchor distT="0" distB="0" distL="114300" distR="114300" simplePos="0" relativeHeight="251687936" behindDoc="0" locked="0" layoutInCell="1" allowOverlap="1" wp14:anchorId="2CB7DC9B" wp14:editId="4B16C4BA">
            <wp:simplePos x="0" y="0"/>
            <wp:positionH relativeFrom="margin">
              <wp:align>center</wp:align>
            </wp:positionH>
            <wp:positionV relativeFrom="paragraph">
              <wp:posOffset>186690</wp:posOffset>
            </wp:positionV>
            <wp:extent cx="4754880" cy="2313305"/>
            <wp:effectExtent l="0" t="0" r="762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54880" cy="2313305"/>
                    </a:xfrm>
                    <a:prstGeom prst="rect">
                      <a:avLst/>
                    </a:prstGeom>
                  </pic:spPr>
                </pic:pic>
              </a:graphicData>
            </a:graphic>
            <wp14:sizeRelH relativeFrom="page">
              <wp14:pctWidth>0</wp14:pctWidth>
            </wp14:sizeRelH>
            <wp14:sizeRelV relativeFrom="page">
              <wp14:pctHeight>0</wp14:pctHeight>
            </wp14:sizeRelV>
          </wp:anchor>
        </w:drawing>
      </w:r>
    </w:p>
    <w:p w14:paraId="08165D83" w14:textId="530AF283" w:rsidR="00A7073A" w:rsidRPr="00FE07C6" w:rsidRDefault="009C5FC4" w:rsidP="00FE07C6">
      <w:pPr>
        <w:pStyle w:val="cuerpo-tfg"/>
        <w:rPr>
          <w:shd w:val="clear" w:color="auto" w:fill="FFFFFF"/>
        </w:rPr>
      </w:pPr>
      <w:r>
        <w:rPr>
          <w:shd w:val="clear" w:color="auto" w:fill="FFFFFF"/>
        </w:rPr>
        <w:t>L</w:t>
      </w:r>
      <w:r w:rsidR="00FE07C6">
        <w:rPr>
          <w:shd w:val="clear" w:color="auto" w:fill="FFFFFF"/>
        </w:rPr>
        <w:t xml:space="preserve">a forma de aprender es una elección personal, porque hay muchas formas de aprender Flutter. </w:t>
      </w:r>
      <w:r w:rsidR="00FE07C6" w:rsidRPr="00FE07C6">
        <w:rPr>
          <w:shd w:val="clear" w:color="auto" w:fill="FFFFFF"/>
        </w:rPr>
        <w:t>Actualmente ya hay muchos cursos siendo ofrecidos em muchas plataformas</w:t>
      </w:r>
      <w:r w:rsidR="00FE07C6">
        <w:rPr>
          <w:shd w:val="clear" w:color="auto" w:fill="FFFFFF"/>
        </w:rPr>
        <w:t xml:space="preserve">; en YouTube ya es posible encontrar muchos videos tutoriales sobre esa herramienta; además de los canales oficiales de la propria herramienta, en lo cual hay disponibilidad de muchas más informaciones oficiales. </w:t>
      </w:r>
    </w:p>
    <w:p w14:paraId="1CF4CF17" w14:textId="2802E463" w:rsidR="004D08FA" w:rsidRPr="00FE07C6" w:rsidRDefault="00C401AC" w:rsidP="00BA6620">
      <w:pPr>
        <w:pStyle w:val="cuerpo-tfg"/>
        <w:ind w:firstLine="0"/>
        <w:rPr>
          <w:shd w:val="clear" w:color="auto" w:fill="FFFFFF"/>
        </w:rPr>
      </w:pPr>
      <w:r w:rsidRPr="00FE07C6">
        <w:rPr>
          <w:shd w:val="clear" w:color="auto" w:fill="FFFFFF"/>
        </w:rPr>
        <w:br w:type="page"/>
      </w:r>
    </w:p>
    <w:bookmarkStart w:id="197" w:name="_Toc62568399" w:displacedByCustomXml="next"/>
    <w:sdt>
      <w:sdtPr>
        <w:rPr>
          <w:rFonts w:asciiTheme="minorHAnsi" w:eastAsiaTheme="minorHAnsi" w:hAnsiTheme="minorHAnsi" w:cstheme="minorBidi"/>
          <w:b w:val="0"/>
          <w:bCs w:val="0"/>
          <w:sz w:val="22"/>
          <w:szCs w:val="22"/>
          <w:lang w:val="es-ES_tradnl"/>
        </w:rPr>
        <w:id w:val="1053389"/>
        <w:docPartObj>
          <w:docPartGallery w:val="Bibliographies"/>
          <w:docPartUnique/>
        </w:docPartObj>
      </w:sdtPr>
      <w:sdtContent>
        <w:p w14:paraId="76B95768" w14:textId="77777777" w:rsidR="00CA6ADA" w:rsidRPr="00A81495" w:rsidRDefault="00CA6ADA" w:rsidP="00090958">
          <w:pPr>
            <w:pStyle w:val="Ttulo1"/>
            <w:numPr>
              <w:ilvl w:val="0"/>
              <w:numId w:val="5"/>
            </w:numPr>
            <w:rPr>
              <w:lang w:val="es-ES_tradnl"/>
            </w:rPr>
          </w:pPr>
          <w:r w:rsidRPr="00A81495">
            <w:rPr>
              <w:lang w:val="es-ES_tradnl"/>
            </w:rPr>
            <w:t>Bibliografía</w:t>
          </w:r>
          <w:bookmarkEnd w:id="197"/>
        </w:p>
        <w:sdt>
          <w:sdtPr>
            <w:rPr>
              <w:lang w:val="es-ES_tradnl"/>
            </w:rPr>
            <w:id w:val="111145805"/>
            <w:bibliography/>
          </w:sdtPr>
          <w:sdtContent>
            <w:p w14:paraId="5396EC6B" w14:textId="77777777" w:rsidR="008D2B81" w:rsidRDefault="008D2B81" w:rsidP="00090958">
              <w:pPr>
                <w:pStyle w:val="Bibliografa"/>
                <w:ind w:left="142"/>
                <w:rPr>
                  <w:lang w:val="es-ES_tradnl"/>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340"/>
              </w:tblGrid>
              <w:tr w:rsidR="008D2B81" w14:paraId="7ED30BD1" w14:textId="77777777" w:rsidTr="00663D82">
                <w:trPr>
                  <w:trHeight w:val="833"/>
                </w:trPr>
                <w:tc>
                  <w:tcPr>
                    <w:tcW w:w="583" w:type="dxa"/>
                  </w:tcPr>
                  <w:p w14:paraId="388F15B0" w14:textId="692C4092" w:rsidR="008D2B81" w:rsidRDefault="008D2B81" w:rsidP="00090958">
                    <w:pPr>
                      <w:pStyle w:val="Bibliografa"/>
                      <w:rPr>
                        <w:lang w:val="es-ES_tradnl"/>
                      </w:rPr>
                    </w:pPr>
                    <w:r>
                      <w:rPr>
                        <w:lang w:val="es-ES_tradnl"/>
                      </w:rPr>
                      <w:t>[1]</w:t>
                    </w:r>
                  </w:p>
                </w:tc>
                <w:tc>
                  <w:tcPr>
                    <w:tcW w:w="8340" w:type="dxa"/>
                  </w:tcPr>
                  <w:p w14:paraId="61B61F37" w14:textId="77777777" w:rsidR="008D2B81" w:rsidRPr="00090958" w:rsidRDefault="008D2B81" w:rsidP="008D2B81">
                    <w:pPr>
                      <w:pStyle w:val="Bibliografa"/>
                      <w:jc w:val="both"/>
                      <w:rPr>
                        <w:lang w:val="en-US"/>
                      </w:rPr>
                    </w:pPr>
                    <w:r w:rsidRPr="008D2B81">
                      <w:rPr>
                        <w:lang w:val="en-US"/>
                      </w:rPr>
                      <w:t xml:space="preserve">Quora (2011). </w:t>
                    </w:r>
                    <w:r w:rsidRPr="00090958">
                      <w:rPr>
                        <w:lang w:val="en-US"/>
                      </w:rPr>
                      <w:t>“What factors led to the bursting of the Internet bubble of the late 1990s?</w:t>
                    </w:r>
                    <w:r>
                      <w:rPr>
                        <w:lang w:val="en-US"/>
                      </w:rPr>
                      <w:t xml:space="preserve">”. </w:t>
                    </w:r>
                    <w:r w:rsidRPr="00D427B5">
                      <w:t xml:space="preserve">Recurso digital </w:t>
                    </w:r>
                    <w:hyperlink r:id="rId60" w:history="1">
                      <w:r w:rsidRPr="00D427B5">
                        <w:rPr>
                          <w:rStyle w:val="Hipervnculo"/>
                        </w:rPr>
                        <w:t>https://www.quora.com/What-factors-led-to-the-bursting-of-the-Internet-bubble-of-the-late-1990s</w:t>
                      </w:r>
                    </w:hyperlink>
                    <w:r w:rsidRPr="00D427B5">
                      <w:t xml:space="preserve">. </w:t>
                    </w:r>
                    <w:r>
                      <w:rPr>
                        <w:lang w:val="en-US"/>
                      </w:rPr>
                      <w:t>[Accedido el 15/12/2020]</w:t>
                    </w:r>
                  </w:p>
                  <w:p w14:paraId="643FCE1D" w14:textId="77777777" w:rsidR="008D2B81" w:rsidRDefault="008D2B81" w:rsidP="00090958">
                    <w:pPr>
                      <w:pStyle w:val="Bibliografa"/>
                      <w:rPr>
                        <w:lang w:val="es-ES_tradnl"/>
                      </w:rPr>
                    </w:pPr>
                  </w:p>
                </w:tc>
              </w:tr>
              <w:tr w:rsidR="008D2B81" w:rsidRPr="008D2B81" w14:paraId="59CCA822" w14:textId="77777777" w:rsidTr="00663D82">
                <w:trPr>
                  <w:trHeight w:val="833"/>
                </w:trPr>
                <w:tc>
                  <w:tcPr>
                    <w:tcW w:w="583" w:type="dxa"/>
                  </w:tcPr>
                  <w:p w14:paraId="22271BE7" w14:textId="3DBD1C5A" w:rsidR="008D2B81" w:rsidRDefault="008D2B81" w:rsidP="00090958">
                    <w:pPr>
                      <w:pStyle w:val="Bibliografa"/>
                      <w:rPr>
                        <w:lang w:val="es-ES_tradnl"/>
                      </w:rPr>
                    </w:pPr>
                    <w:r>
                      <w:rPr>
                        <w:lang w:val="es-ES_tradnl"/>
                      </w:rPr>
                      <w:t>[2]</w:t>
                    </w:r>
                  </w:p>
                </w:tc>
                <w:tc>
                  <w:tcPr>
                    <w:tcW w:w="8340" w:type="dxa"/>
                  </w:tcPr>
                  <w:p w14:paraId="1F163C08" w14:textId="77777777" w:rsidR="008D2B81" w:rsidRDefault="008D2B81" w:rsidP="008D2B81">
                    <w:pPr>
                      <w:pStyle w:val="Bibliografa"/>
                      <w:jc w:val="both"/>
                    </w:pPr>
                    <w:r w:rsidRPr="008D2B81">
                      <w:rPr>
                        <w:lang w:val="en-US"/>
                      </w:rPr>
                      <w:t xml:space="preserve">Netstar (2020). </w:t>
                    </w:r>
                    <w:r>
                      <w:rPr>
                        <w:lang w:val="en-US"/>
                      </w:rPr>
                      <w:t>“</w:t>
                    </w:r>
                    <w:r w:rsidRPr="008D2B81">
                      <w:rPr>
                        <w:lang w:val="en-US"/>
                      </w:rPr>
                      <w:t>How mobile phone technology has changed over the last 40 years</w:t>
                    </w:r>
                    <w:r>
                      <w:rPr>
                        <w:lang w:val="en-US"/>
                      </w:rPr>
                      <w:t xml:space="preserve">”. </w:t>
                    </w:r>
                    <w:r w:rsidRPr="008D2B81">
                      <w:t xml:space="preserve">Recurso digital </w:t>
                    </w:r>
                    <w:hyperlink r:id="rId61" w:history="1">
                      <w:r w:rsidRPr="008D2B81">
                        <w:rPr>
                          <w:rStyle w:val="Hipervnculo"/>
                        </w:rPr>
                        <w:t>https://www.netstar.co.uk/mobile-phones-years/</w:t>
                      </w:r>
                    </w:hyperlink>
                    <w:r w:rsidRPr="008D2B81">
                      <w:t xml:space="preserve">. [Accedido el </w:t>
                    </w:r>
                    <w:r w:rsidRPr="00FB0A02">
                      <w:t>15/12/2020</w:t>
                    </w:r>
                    <w:r w:rsidRPr="008D2B81">
                      <w:t>]</w:t>
                    </w:r>
                  </w:p>
                  <w:p w14:paraId="51663A05" w14:textId="4E7FFCE8" w:rsidR="00663D82" w:rsidRPr="00663D82" w:rsidRDefault="00663D82" w:rsidP="00663D82"/>
                </w:tc>
              </w:tr>
              <w:tr w:rsidR="008D2B81" w:rsidRPr="00FB0A02" w14:paraId="58E2B447" w14:textId="77777777" w:rsidTr="00663D82">
                <w:trPr>
                  <w:trHeight w:val="833"/>
                </w:trPr>
                <w:tc>
                  <w:tcPr>
                    <w:tcW w:w="583" w:type="dxa"/>
                  </w:tcPr>
                  <w:p w14:paraId="4ACD3C2C" w14:textId="3C717C5A" w:rsidR="008D2B81" w:rsidRDefault="008D2B81" w:rsidP="00090958">
                    <w:pPr>
                      <w:pStyle w:val="Bibliografa"/>
                      <w:rPr>
                        <w:lang w:val="es-ES_tradnl"/>
                      </w:rPr>
                    </w:pPr>
                    <w:r>
                      <w:rPr>
                        <w:lang w:val="es-ES_tradnl"/>
                      </w:rPr>
                      <w:t>[3]</w:t>
                    </w:r>
                  </w:p>
                </w:tc>
                <w:tc>
                  <w:tcPr>
                    <w:tcW w:w="8340" w:type="dxa"/>
                  </w:tcPr>
                  <w:p w14:paraId="17325E16" w14:textId="77777777" w:rsidR="008D2B81" w:rsidRDefault="008D2B81" w:rsidP="008D2B81">
                    <w:pPr>
                      <w:pStyle w:val="Bibliografa"/>
                      <w:jc w:val="both"/>
                    </w:pPr>
                    <w:r w:rsidRPr="006F1951">
                      <w:t>PuroMarketing (2011)</w:t>
                    </w:r>
                    <w:r w:rsidR="00FB0A02" w:rsidRPr="006F1951">
                      <w:t xml:space="preserve">. </w:t>
                    </w:r>
                    <w:r w:rsidR="00FB0A02" w:rsidRPr="00FB0A02">
                      <w:t xml:space="preserve">“Google y Apple consolidan </w:t>
                    </w:r>
                    <w:r w:rsidR="00FB0A02">
                      <w:t xml:space="preserve">su dominio en el mercado de los smartphones”. Recurso digital </w:t>
                    </w:r>
                    <w:hyperlink r:id="rId62" w:history="1">
                      <w:r w:rsidR="00FB0A02" w:rsidRPr="002F3A7B">
                        <w:rPr>
                          <w:rStyle w:val="Hipervnculo"/>
                        </w:rPr>
                        <w:t>https://www.puromarketing.com/12/10750/google-apple-consolidan-dominio-mercado-smartphones.html</w:t>
                      </w:r>
                    </w:hyperlink>
                    <w:r w:rsidR="00FB0A02">
                      <w:t>. [Accedido el 16/12/2020]</w:t>
                    </w:r>
                  </w:p>
                  <w:p w14:paraId="3E8A40BF" w14:textId="3309BA07" w:rsidR="00663D82" w:rsidRPr="00663D82" w:rsidRDefault="00663D82" w:rsidP="00663D82"/>
                </w:tc>
              </w:tr>
              <w:tr w:rsidR="00FB0A02" w:rsidRPr="00FB0A02" w14:paraId="5BD18E6A" w14:textId="77777777" w:rsidTr="00663D82">
                <w:trPr>
                  <w:trHeight w:val="833"/>
                </w:trPr>
                <w:tc>
                  <w:tcPr>
                    <w:tcW w:w="583" w:type="dxa"/>
                  </w:tcPr>
                  <w:p w14:paraId="7613943F" w14:textId="0A66A51D" w:rsidR="00FB0A02" w:rsidRDefault="00FB0A02" w:rsidP="00090958">
                    <w:pPr>
                      <w:pStyle w:val="Bibliografa"/>
                      <w:rPr>
                        <w:lang w:val="es-ES_tradnl"/>
                      </w:rPr>
                    </w:pPr>
                    <w:r>
                      <w:rPr>
                        <w:lang w:val="es-ES_tradnl"/>
                      </w:rPr>
                      <w:t>[4]</w:t>
                    </w:r>
                  </w:p>
                </w:tc>
                <w:tc>
                  <w:tcPr>
                    <w:tcW w:w="8340" w:type="dxa"/>
                  </w:tcPr>
                  <w:p w14:paraId="57E83C32" w14:textId="77777777" w:rsidR="00FB0A02" w:rsidRDefault="00FB0A02" w:rsidP="008D2B81">
                    <w:pPr>
                      <w:pStyle w:val="Bibliografa"/>
                      <w:jc w:val="both"/>
                    </w:pPr>
                    <w:r w:rsidRPr="00FB0A02">
                      <w:rPr>
                        <w:lang w:val="en-US"/>
                      </w:rPr>
                      <w:t xml:space="preserve">StatCounter </w:t>
                    </w:r>
                    <w:r>
                      <w:rPr>
                        <w:lang w:val="en-US"/>
                      </w:rPr>
                      <w:t>(2017). “</w:t>
                    </w:r>
                    <w:r w:rsidRPr="00FB0A02">
                      <w:rPr>
                        <w:lang w:val="en-US"/>
                      </w:rPr>
                      <w:t>Android overtakes Windows for first time</w:t>
                    </w:r>
                    <w:r w:rsidR="006E5A69">
                      <w:rPr>
                        <w:lang w:val="en-US"/>
                      </w:rPr>
                      <w:t>”</w:t>
                    </w:r>
                    <w:r>
                      <w:rPr>
                        <w:lang w:val="en-US"/>
                      </w:rPr>
                      <w:t xml:space="preserve">. </w:t>
                    </w:r>
                    <w:r w:rsidRPr="00FB0A02">
                      <w:t xml:space="preserve">Recurso digital </w:t>
                    </w:r>
                    <w:hyperlink r:id="rId63" w:history="1">
                      <w:r w:rsidRPr="00FB0A02">
                        <w:rPr>
                          <w:rStyle w:val="Hipervnculo"/>
                        </w:rPr>
                        <w:t>https://gs.statcounter.com/press/android-overtakes-windows-for-first-time</w:t>
                      </w:r>
                    </w:hyperlink>
                    <w:r w:rsidRPr="00FB0A02">
                      <w:t>. [Acced</w:t>
                    </w:r>
                    <w:r>
                      <w:t>ido el 15/12/2020]</w:t>
                    </w:r>
                  </w:p>
                  <w:p w14:paraId="682B2FB1" w14:textId="025026AC" w:rsidR="00663D82" w:rsidRPr="00663D82" w:rsidRDefault="00663D82" w:rsidP="00663D82"/>
                </w:tc>
              </w:tr>
              <w:tr w:rsidR="00FB0A02" w:rsidRPr="00FB0A02" w14:paraId="2D912B84" w14:textId="77777777" w:rsidTr="00663D82">
                <w:trPr>
                  <w:trHeight w:val="833"/>
                </w:trPr>
                <w:tc>
                  <w:tcPr>
                    <w:tcW w:w="583" w:type="dxa"/>
                  </w:tcPr>
                  <w:p w14:paraId="286412D7" w14:textId="2C57C334" w:rsidR="00FB0A02" w:rsidRDefault="00FB0A02" w:rsidP="00090958">
                    <w:pPr>
                      <w:pStyle w:val="Bibliografa"/>
                      <w:rPr>
                        <w:lang w:val="es-ES_tradnl"/>
                      </w:rPr>
                    </w:pPr>
                    <w:r>
                      <w:rPr>
                        <w:lang w:val="es-ES_tradnl"/>
                      </w:rPr>
                      <w:t>[5]</w:t>
                    </w:r>
                  </w:p>
                </w:tc>
                <w:tc>
                  <w:tcPr>
                    <w:tcW w:w="8340" w:type="dxa"/>
                  </w:tcPr>
                  <w:p w14:paraId="22338565" w14:textId="2926E2E0" w:rsidR="00FB0A02" w:rsidRPr="00FB0A02" w:rsidRDefault="00FB0A02" w:rsidP="008D2B81">
                    <w:pPr>
                      <w:pStyle w:val="Bibliografa"/>
                      <w:jc w:val="both"/>
                    </w:pPr>
                    <w:r w:rsidRPr="00FB0A02">
                      <w:rPr>
                        <w:lang w:val="en-US"/>
                      </w:rPr>
                      <w:t xml:space="preserve">StatCounter (2020). </w:t>
                    </w:r>
                    <w:r>
                      <w:rPr>
                        <w:lang w:val="en-US"/>
                      </w:rPr>
                      <w:t>“</w:t>
                    </w:r>
                    <w:r w:rsidRPr="00FB0A02">
                      <w:rPr>
                        <w:lang w:val="en-US"/>
                      </w:rPr>
                      <w:t>Operating System Market Share Worldwide</w:t>
                    </w:r>
                    <w:r>
                      <w:rPr>
                        <w:lang w:val="en-US"/>
                      </w:rPr>
                      <w:t xml:space="preserve">”. </w:t>
                    </w:r>
                    <w:r w:rsidRPr="00FB0A02">
                      <w:t xml:space="preserve">Recurso digital </w:t>
                    </w:r>
                    <w:hyperlink r:id="rId64" w:history="1">
                      <w:r w:rsidRPr="00FB0A02">
                        <w:rPr>
                          <w:rStyle w:val="Hipervnculo"/>
                        </w:rPr>
                        <w:t>https://gs.statcounter.com/os-market-share</w:t>
                      </w:r>
                    </w:hyperlink>
                    <w:r w:rsidRPr="00FB0A02">
                      <w:t>. [Acced</w:t>
                    </w:r>
                    <w:r>
                      <w:t>ido el 24/11/2020]</w:t>
                    </w:r>
                  </w:p>
                </w:tc>
              </w:tr>
              <w:tr w:rsidR="00FB0A02" w:rsidRPr="00FC543A" w14:paraId="60D23D1A" w14:textId="77777777" w:rsidTr="00663D82">
                <w:trPr>
                  <w:trHeight w:val="833"/>
                </w:trPr>
                <w:tc>
                  <w:tcPr>
                    <w:tcW w:w="583" w:type="dxa"/>
                  </w:tcPr>
                  <w:p w14:paraId="4CF93DCC" w14:textId="7C5EC718" w:rsidR="00FB0A02" w:rsidRDefault="00FC543A" w:rsidP="00090958">
                    <w:pPr>
                      <w:pStyle w:val="Bibliografa"/>
                      <w:rPr>
                        <w:lang w:val="es-ES_tradnl"/>
                      </w:rPr>
                    </w:pPr>
                    <w:r>
                      <w:rPr>
                        <w:lang w:val="es-ES_tradnl"/>
                      </w:rPr>
                      <w:t>[6]</w:t>
                    </w:r>
                  </w:p>
                </w:tc>
                <w:tc>
                  <w:tcPr>
                    <w:tcW w:w="8340" w:type="dxa"/>
                  </w:tcPr>
                  <w:p w14:paraId="35B0D131" w14:textId="77777777" w:rsidR="00FB0A02" w:rsidRDefault="00FC543A" w:rsidP="008D2B81">
                    <w:pPr>
                      <w:pStyle w:val="Bibliografa"/>
                      <w:jc w:val="both"/>
                    </w:pPr>
                    <w:r w:rsidRPr="00FC543A">
                      <w:rPr>
                        <w:lang w:val="en-US"/>
                      </w:rPr>
                      <w:t xml:space="preserve">BCG </w:t>
                    </w:r>
                    <w:r>
                      <w:rPr>
                        <w:lang w:val="en-US"/>
                      </w:rPr>
                      <w:t xml:space="preserve">(2014). “The mobile Internet Economy in Europe”. </w:t>
                    </w:r>
                    <w:r w:rsidRPr="00FC543A">
                      <w:t xml:space="preserve">Recurso digital </w:t>
                    </w:r>
                    <w:hyperlink r:id="rId65" w:history="1">
                      <w:r w:rsidRPr="00FC543A">
                        <w:rPr>
                          <w:rStyle w:val="Hipervnculo"/>
                        </w:rPr>
                        <w:t>https://www.bcg.com/publications/2014/telecommunications-technology-digital-mobile-internet-economy-europe</w:t>
                      </w:r>
                    </w:hyperlink>
                    <w:r w:rsidRPr="00FC543A">
                      <w:t>. [Acced</w:t>
                    </w:r>
                    <w:r>
                      <w:t>ido el 02/12/2020]</w:t>
                    </w:r>
                  </w:p>
                  <w:p w14:paraId="10C4969A" w14:textId="035A2E59" w:rsidR="00663D82" w:rsidRPr="00663D82" w:rsidRDefault="00663D82" w:rsidP="00663D82"/>
                </w:tc>
              </w:tr>
              <w:tr w:rsidR="00FC543A" w:rsidRPr="00FC543A" w14:paraId="1908C632" w14:textId="77777777" w:rsidTr="00663D82">
                <w:trPr>
                  <w:trHeight w:val="833"/>
                </w:trPr>
                <w:tc>
                  <w:tcPr>
                    <w:tcW w:w="583" w:type="dxa"/>
                  </w:tcPr>
                  <w:p w14:paraId="343ED3C6" w14:textId="44815720" w:rsidR="00FC543A" w:rsidRDefault="00FC543A" w:rsidP="00090958">
                    <w:pPr>
                      <w:pStyle w:val="Bibliografa"/>
                      <w:rPr>
                        <w:lang w:val="es-ES_tradnl"/>
                      </w:rPr>
                    </w:pPr>
                    <w:r>
                      <w:rPr>
                        <w:lang w:val="es-ES_tradnl"/>
                      </w:rPr>
                      <w:t>[7]</w:t>
                    </w:r>
                  </w:p>
                </w:tc>
                <w:tc>
                  <w:tcPr>
                    <w:tcW w:w="8340" w:type="dxa"/>
                  </w:tcPr>
                  <w:p w14:paraId="1177F00A" w14:textId="77777777" w:rsidR="00FC543A" w:rsidRDefault="00FC543A" w:rsidP="00651626">
                    <w:pPr>
                      <w:pStyle w:val="TDC2"/>
                    </w:pPr>
                    <w:r w:rsidRPr="00FC543A">
                      <w:rPr>
                        <w:lang w:val="en-US"/>
                      </w:rPr>
                      <w:t xml:space="preserve">We </w:t>
                    </w:r>
                    <w:r>
                      <w:rPr>
                        <w:lang w:val="en-US"/>
                      </w:rPr>
                      <w:t>are Social (2020). “</w:t>
                    </w:r>
                    <w:r w:rsidRPr="00FC543A">
                      <w:rPr>
                        <w:lang w:val="en-US"/>
                      </w:rPr>
                      <w:t>DIGITAL 2020: 3.8 BILLION PEOPLE USE SOCIAL MEDIA</w:t>
                    </w:r>
                    <w:r>
                      <w:rPr>
                        <w:lang w:val="en-US"/>
                      </w:rPr>
                      <w:t xml:space="preserve">”. </w:t>
                    </w:r>
                    <w:r w:rsidRPr="00FC543A">
                      <w:t xml:space="preserve">Recurso digital </w:t>
                    </w:r>
                    <w:hyperlink r:id="rId66" w:history="1">
                      <w:r w:rsidRPr="00FC543A">
                        <w:rPr>
                          <w:rStyle w:val="Hipervnculo"/>
                        </w:rPr>
                        <w:t>https://wearesocial.com/blog/2020/01/digital-2020-3-8-billion-people-use-social-media</w:t>
                      </w:r>
                    </w:hyperlink>
                    <w:r w:rsidRPr="00FC543A">
                      <w:t>. [Acced</w:t>
                    </w:r>
                    <w:r>
                      <w:t>ido el 14/12/2020]</w:t>
                    </w:r>
                  </w:p>
                  <w:p w14:paraId="694F0F3F" w14:textId="5B561BDE" w:rsidR="00663D82" w:rsidRPr="00663D82" w:rsidRDefault="00663D82" w:rsidP="00663D82"/>
                </w:tc>
              </w:tr>
              <w:tr w:rsidR="00FC543A" w:rsidRPr="00FC543A" w14:paraId="29EF97D9" w14:textId="77777777" w:rsidTr="00663D82">
                <w:trPr>
                  <w:trHeight w:val="833"/>
                </w:trPr>
                <w:tc>
                  <w:tcPr>
                    <w:tcW w:w="583" w:type="dxa"/>
                  </w:tcPr>
                  <w:p w14:paraId="66CC64F9" w14:textId="0EAA8480" w:rsidR="00FC543A" w:rsidRDefault="00FC543A" w:rsidP="00090958">
                    <w:pPr>
                      <w:pStyle w:val="Bibliografa"/>
                      <w:rPr>
                        <w:lang w:val="es-ES_tradnl"/>
                      </w:rPr>
                    </w:pPr>
                    <w:r>
                      <w:rPr>
                        <w:lang w:val="es-ES_tradnl"/>
                      </w:rPr>
                      <w:t>[8]</w:t>
                    </w:r>
                  </w:p>
                </w:tc>
                <w:tc>
                  <w:tcPr>
                    <w:tcW w:w="8340" w:type="dxa"/>
                  </w:tcPr>
                  <w:p w14:paraId="4A4A92D3" w14:textId="11E588B0" w:rsidR="00FC543A" w:rsidRPr="00FC543A" w:rsidRDefault="00FC543A" w:rsidP="00651626">
                    <w:pPr>
                      <w:pStyle w:val="TDC2"/>
                      <w:rPr>
                        <w:lang w:val="en-US"/>
                      </w:rPr>
                    </w:pPr>
                    <w:r>
                      <w:rPr>
                        <w:lang w:val="en-US"/>
                      </w:rPr>
                      <w:t>Zammetti, Frank. (2019). “Practical Flutter</w:t>
                    </w:r>
                    <w:r w:rsidR="006E5A69">
                      <w:rPr>
                        <w:lang w:val="en-US"/>
                      </w:rPr>
                      <w:t xml:space="preserve">: </w:t>
                    </w:r>
                    <w:r>
                      <w:rPr>
                        <w:lang w:val="en-US"/>
                      </w:rPr>
                      <w:t xml:space="preserve">Improve </w:t>
                    </w:r>
                    <w:r w:rsidR="006E5A69">
                      <w:rPr>
                        <w:lang w:val="en-US"/>
                      </w:rPr>
                      <w:t xml:space="preserve">Your Mobile Development with </w:t>
                    </w:r>
                    <w:r>
                      <w:rPr>
                        <w:lang w:val="en-US"/>
                      </w:rPr>
                      <w:t xml:space="preserve">Google’s </w:t>
                    </w:r>
                    <w:r w:rsidR="006E5A69">
                      <w:rPr>
                        <w:lang w:val="en-US"/>
                      </w:rPr>
                      <w:t xml:space="preserve">Latest </w:t>
                    </w:r>
                    <w:r>
                      <w:rPr>
                        <w:lang w:val="en-US"/>
                      </w:rPr>
                      <w:t>Open</w:t>
                    </w:r>
                    <w:r w:rsidR="006E5A69">
                      <w:rPr>
                        <w:lang w:val="en-US"/>
                      </w:rPr>
                      <w:t>-</w:t>
                    </w:r>
                    <w:r>
                      <w:rPr>
                        <w:lang w:val="en-US"/>
                      </w:rPr>
                      <w:t>Source SDK”. Apress. [Accedido el 16/11/2020]</w:t>
                    </w:r>
                  </w:p>
                </w:tc>
              </w:tr>
              <w:tr w:rsidR="00651626" w:rsidRPr="00651626" w14:paraId="63EEBC36" w14:textId="77777777" w:rsidTr="00663D82">
                <w:trPr>
                  <w:trHeight w:val="833"/>
                </w:trPr>
                <w:tc>
                  <w:tcPr>
                    <w:tcW w:w="583" w:type="dxa"/>
                  </w:tcPr>
                  <w:p w14:paraId="00CC651F" w14:textId="320E1930" w:rsidR="00651626" w:rsidRDefault="00651626" w:rsidP="00651626">
                    <w:pPr>
                      <w:pStyle w:val="Bibliografa"/>
                      <w:rPr>
                        <w:lang w:val="es-ES_tradnl"/>
                      </w:rPr>
                    </w:pPr>
                    <w:r>
                      <w:rPr>
                        <w:lang w:val="en-US"/>
                      </w:rPr>
                      <w:t>[9]</w:t>
                    </w:r>
                  </w:p>
                </w:tc>
                <w:tc>
                  <w:tcPr>
                    <w:tcW w:w="8340" w:type="dxa"/>
                  </w:tcPr>
                  <w:p w14:paraId="5DF05D4D" w14:textId="77777777" w:rsidR="00651626" w:rsidRDefault="00651626" w:rsidP="00651626">
                    <w:pPr>
                      <w:pStyle w:val="TDC2"/>
                    </w:pPr>
                    <w:r w:rsidRPr="004D3012">
                      <w:rPr>
                        <w:lang w:val="pt-BR"/>
                      </w:rPr>
                      <w:t xml:space="preserve">Microsoft (2020). “What is Xamarin”. Recurso digital </w:t>
                    </w:r>
                    <w:hyperlink r:id="rId67" w:history="1">
                      <w:r w:rsidRPr="004D3012">
                        <w:rPr>
                          <w:rStyle w:val="Hipervnculo"/>
                          <w:lang w:val="pt-BR"/>
                        </w:rPr>
                        <w:t>https://dotnet.microsoft.com/learn/xamarin/what-is-xamarin</w:t>
                      </w:r>
                    </w:hyperlink>
                    <w:r w:rsidRPr="004D3012">
                      <w:rPr>
                        <w:lang w:val="pt-BR"/>
                      </w:rPr>
                      <w:t xml:space="preserve">. </w:t>
                    </w:r>
                    <w:r w:rsidRPr="006E5A69">
                      <w:t>[Acced</w:t>
                    </w:r>
                    <w:r>
                      <w:t>ido el 15/12/2020]</w:t>
                    </w:r>
                  </w:p>
                  <w:p w14:paraId="3C4FFECC" w14:textId="414061AF" w:rsidR="00663D82" w:rsidRPr="00663D82" w:rsidRDefault="00663D82" w:rsidP="00663D82"/>
                </w:tc>
              </w:tr>
              <w:tr w:rsidR="00651626" w:rsidRPr="006E5A69" w14:paraId="2D2D6BCD" w14:textId="77777777" w:rsidTr="00663D82">
                <w:trPr>
                  <w:trHeight w:val="833"/>
                </w:trPr>
                <w:tc>
                  <w:tcPr>
                    <w:tcW w:w="583" w:type="dxa"/>
                  </w:tcPr>
                  <w:p w14:paraId="0F07CD3C" w14:textId="6B8E7004" w:rsidR="00651626" w:rsidRPr="006E5A69" w:rsidRDefault="00651626" w:rsidP="00651626">
                    <w:pPr>
                      <w:pStyle w:val="Bibliografa"/>
                      <w:rPr>
                        <w:lang w:val="en-US"/>
                      </w:rPr>
                    </w:pPr>
                    <w:r>
                      <w:rPr>
                        <w:lang w:val="en-US"/>
                      </w:rPr>
                      <w:t>[10]</w:t>
                    </w:r>
                  </w:p>
                </w:tc>
                <w:tc>
                  <w:tcPr>
                    <w:tcW w:w="8340" w:type="dxa"/>
                  </w:tcPr>
                  <w:p w14:paraId="39592D58" w14:textId="5BBFB45D" w:rsidR="00651626" w:rsidRPr="006E5A69" w:rsidRDefault="00651626" w:rsidP="00651626">
                    <w:pPr>
                      <w:pStyle w:val="TDC2"/>
                    </w:pPr>
                    <w:r w:rsidRPr="006E5A69">
                      <w:rPr>
                        <w:lang w:val="en-US"/>
                      </w:rPr>
                      <w:t xml:space="preserve">Adobe PhoneGap </w:t>
                    </w:r>
                    <w:r>
                      <w:rPr>
                        <w:lang w:val="en-US"/>
                      </w:rPr>
                      <w:t>(2020). “</w:t>
                    </w:r>
                    <w:r w:rsidRPr="006E5A69">
                      <w:rPr>
                        <w:lang w:val="en-US"/>
                      </w:rPr>
                      <w:t>Build amazing mobile apps powered by open web tech</w:t>
                    </w:r>
                    <w:r>
                      <w:rPr>
                        <w:lang w:val="en-US"/>
                      </w:rPr>
                      <w:t xml:space="preserve">”. Recurso digital </w:t>
                    </w:r>
                    <w:hyperlink r:id="rId68" w:history="1">
                      <w:r w:rsidRPr="002F3A7B">
                        <w:rPr>
                          <w:rStyle w:val="Hipervnculo"/>
                          <w:lang w:val="en-US"/>
                        </w:rPr>
                        <w:t>https://phonegap.com/</w:t>
                      </w:r>
                    </w:hyperlink>
                    <w:r>
                      <w:rPr>
                        <w:lang w:val="en-US"/>
                      </w:rPr>
                      <w:t>. [Accedido el 15/12/2020].</w:t>
                    </w:r>
                  </w:p>
                </w:tc>
              </w:tr>
              <w:tr w:rsidR="00651626" w:rsidRPr="00651626" w14:paraId="33742BC5" w14:textId="77777777" w:rsidTr="00663D82">
                <w:trPr>
                  <w:trHeight w:val="833"/>
                </w:trPr>
                <w:tc>
                  <w:tcPr>
                    <w:tcW w:w="583" w:type="dxa"/>
                  </w:tcPr>
                  <w:p w14:paraId="25682901" w14:textId="526C3A98" w:rsidR="00651626" w:rsidRDefault="00651626" w:rsidP="00651626">
                    <w:pPr>
                      <w:pStyle w:val="Bibliografa"/>
                      <w:rPr>
                        <w:lang w:val="en-US"/>
                      </w:rPr>
                    </w:pPr>
                    <w:r>
                      <w:rPr>
                        <w:lang w:val="en-US"/>
                      </w:rPr>
                      <w:t>[11]</w:t>
                    </w:r>
                  </w:p>
                </w:tc>
                <w:tc>
                  <w:tcPr>
                    <w:tcW w:w="8340" w:type="dxa"/>
                  </w:tcPr>
                  <w:p w14:paraId="27F9C12A" w14:textId="647747B3" w:rsidR="00651626" w:rsidRPr="00651626" w:rsidRDefault="00651626" w:rsidP="00651626">
                    <w:pPr>
                      <w:pStyle w:val="TDC2"/>
                    </w:pPr>
                    <w:r>
                      <w:rPr>
                        <w:lang w:val="en-US"/>
                      </w:rPr>
                      <w:t xml:space="preserve">Appcelerator (2020). “Titanium Mobile Development Environment”. </w:t>
                    </w:r>
                    <w:r w:rsidRPr="006E5A69">
                      <w:t xml:space="preserve">Recurso digital </w:t>
                    </w:r>
                    <w:hyperlink r:id="rId69" w:history="1">
                      <w:r w:rsidRPr="006E5A69">
                        <w:rPr>
                          <w:rStyle w:val="Hipervnculo"/>
                        </w:rPr>
                        <w:t>https://www.appcelerator.com/Titanium/</w:t>
                      </w:r>
                    </w:hyperlink>
                    <w:r w:rsidRPr="006E5A69">
                      <w:t>. [Acced</w:t>
                    </w:r>
                    <w:r>
                      <w:t>ido el 15/12/2020]</w:t>
                    </w:r>
                  </w:p>
                </w:tc>
              </w:tr>
              <w:tr w:rsidR="00651626" w:rsidRPr="006E5A69" w14:paraId="1B2FE8BA" w14:textId="77777777" w:rsidTr="00663D82">
                <w:trPr>
                  <w:trHeight w:val="833"/>
                </w:trPr>
                <w:tc>
                  <w:tcPr>
                    <w:tcW w:w="583" w:type="dxa"/>
                  </w:tcPr>
                  <w:p w14:paraId="67C72133" w14:textId="1D10BDDA" w:rsidR="00651626" w:rsidRDefault="00651626" w:rsidP="00651626">
                    <w:pPr>
                      <w:pStyle w:val="Bibliografa"/>
                      <w:rPr>
                        <w:lang w:val="en-US"/>
                      </w:rPr>
                    </w:pPr>
                    <w:r>
                      <w:rPr>
                        <w:lang w:val="en-US"/>
                      </w:rPr>
                      <w:t>[12]</w:t>
                    </w:r>
                  </w:p>
                </w:tc>
                <w:tc>
                  <w:tcPr>
                    <w:tcW w:w="8340" w:type="dxa"/>
                  </w:tcPr>
                  <w:p w14:paraId="5D518388" w14:textId="4F0677CA" w:rsidR="00651626" w:rsidRPr="006E5A69" w:rsidRDefault="00651626" w:rsidP="00651626">
                    <w:pPr>
                      <w:pStyle w:val="TDC2"/>
                    </w:pPr>
                    <w:r w:rsidRPr="00651626">
                      <w:t xml:space="preserve">GitHub (2020). “React Native”. </w:t>
                    </w:r>
                    <w:r w:rsidRPr="006E5A69">
                      <w:t xml:space="preserve">Recurso digital </w:t>
                    </w:r>
                    <w:hyperlink r:id="rId70" w:history="1">
                      <w:r w:rsidRPr="006E5A69">
                        <w:rPr>
                          <w:rStyle w:val="Hipervnculo"/>
                        </w:rPr>
                        <w:t>https://github.com/facebook/react-native</w:t>
                      </w:r>
                    </w:hyperlink>
                    <w:r w:rsidRPr="006E5A69">
                      <w:t>. [Acced</w:t>
                    </w:r>
                    <w:r>
                      <w:t>ido el 15/12/2020]</w:t>
                    </w:r>
                  </w:p>
                </w:tc>
              </w:tr>
              <w:tr w:rsidR="00651626" w:rsidRPr="006E5A69" w14:paraId="5EC5AA4D" w14:textId="77777777" w:rsidTr="00663D82">
                <w:trPr>
                  <w:trHeight w:val="833"/>
                </w:trPr>
                <w:tc>
                  <w:tcPr>
                    <w:tcW w:w="583" w:type="dxa"/>
                  </w:tcPr>
                  <w:p w14:paraId="3DFCEACB" w14:textId="26500580" w:rsidR="00651626" w:rsidRDefault="00651626" w:rsidP="00651626">
                    <w:pPr>
                      <w:pStyle w:val="Bibliografa"/>
                      <w:rPr>
                        <w:lang w:val="en-US"/>
                      </w:rPr>
                    </w:pPr>
                    <w:r>
                      <w:rPr>
                        <w:lang w:val="en-US"/>
                      </w:rPr>
                      <w:t>[13]</w:t>
                    </w:r>
                  </w:p>
                </w:tc>
                <w:tc>
                  <w:tcPr>
                    <w:tcW w:w="8340" w:type="dxa"/>
                  </w:tcPr>
                  <w:p w14:paraId="2B47174C" w14:textId="77777777" w:rsidR="00651626" w:rsidRDefault="00651626" w:rsidP="00651626">
                    <w:pPr>
                      <w:pStyle w:val="TDC2"/>
                      <w:rPr>
                        <w:lang w:val="en-US"/>
                      </w:rPr>
                    </w:pPr>
                    <w:r w:rsidRPr="0044265B">
                      <w:rPr>
                        <w:lang w:val="pt-BR"/>
                      </w:rPr>
                      <w:t xml:space="preserve">Delia, Lisandro &amp; Galdámez, Nicolás &amp; Thomas, Pablo &amp; Corbalán, Leonardo &amp; Pesado, Patricia. </w:t>
                    </w:r>
                    <w:r w:rsidRPr="0044265B">
                      <w:rPr>
                        <w:lang w:val="en-US"/>
                      </w:rPr>
                      <w:t xml:space="preserve">(2015). </w:t>
                    </w:r>
                    <w:r>
                      <w:rPr>
                        <w:lang w:val="en-US"/>
                      </w:rPr>
                      <w:t>“</w:t>
                    </w:r>
                    <w:r w:rsidRPr="0044265B">
                      <w:rPr>
                        <w:lang w:val="en-US"/>
                      </w:rPr>
                      <w:t>Multi-platform mobile application development analysis</w:t>
                    </w:r>
                    <w:r>
                      <w:rPr>
                        <w:lang w:val="en-US"/>
                      </w:rPr>
                      <w:t>”. ResearchGate. [Accedido el 15/12/2020]</w:t>
                    </w:r>
                  </w:p>
                  <w:p w14:paraId="2AC83C7F" w14:textId="69382DEF" w:rsidR="00663D82" w:rsidRPr="00663D82" w:rsidRDefault="00663D82" w:rsidP="00663D82">
                    <w:pPr>
                      <w:rPr>
                        <w:lang w:val="en-US"/>
                      </w:rPr>
                    </w:pPr>
                  </w:p>
                </w:tc>
              </w:tr>
              <w:tr w:rsidR="00651626" w:rsidRPr="006E5A69" w14:paraId="69B78F6B" w14:textId="77777777" w:rsidTr="00663D82">
                <w:trPr>
                  <w:trHeight w:val="833"/>
                </w:trPr>
                <w:tc>
                  <w:tcPr>
                    <w:tcW w:w="583" w:type="dxa"/>
                  </w:tcPr>
                  <w:p w14:paraId="1D8837D6" w14:textId="66EFC6E8" w:rsidR="00651626" w:rsidRDefault="00651626" w:rsidP="00651626">
                    <w:pPr>
                      <w:pStyle w:val="Bibliografa"/>
                      <w:rPr>
                        <w:lang w:val="en-US"/>
                      </w:rPr>
                    </w:pPr>
                    <w:r>
                      <w:rPr>
                        <w:lang w:val="en-US"/>
                      </w:rPr>
                      <w:lastRenderedPageBreak/>
                      <w:t>[14]</w:t>
                    </w:r>
                  </w:p>
                </w:tc>
                <w:tc>
                  <w:tcPr>
                    <w:tcW w:w="8340" w:type="dxa"/>
                  </w:tcPr>
                  <w:p w14:paraId="0DD2C40B" w14:textId="4660C6D0" w:rsidR="00651626" w:rsidRPr="00651626" w:rsidRDefault="00651626" w:rsidP="00651626">
                    <w:pPr>
                      <w:pStyle w:val="TDC2"/>
                    </w:pPr>
                    <w:r w:rsidRPr="00651626">
                      <w:t xml:space="preserve">Flutter (2020). “Flutter”. </w:t>
                    </w:r>
                    <w:r w:rsidRPr="0044265B">
                      <w:t xml:space="preserve">Recurso digital </w:t>
                    </w:r>
                    <w:hyperlink r:id="rId71" w:history="1">
                      <w:r w:rsidRPr="0044265B">
                        <w:rPr>
                          <w:rStyle w:val="Hipervnculo"/>
                        </w:rPr>
                        <w:t>https://flutter.dev/</w:t>
                      </w:r>
                    </w:hyperlink>
                    <w:r w:rsidRPr="0044265B">
                      <w:t>. [Accedido el</w:t>
                    </w:r>
                    <w:r>
                      <w:t xml:space="preserve"> 16/12/2020]</w:t>
                    </w:r>
                  </w:p>
                </w:tc>
              </w:tr>
              <w:tr w:rsidR="00651626" w:rsidRPr="006E5A69" w14:paraId="32E96931" w14:textId="77777777" w:rsidTr="00663D82">
                <w:trPr>
                  <w:trHeight w:val="833"/>
                </w:trPr>
                <w:tc>
                  <w:tcPr>
                    <w:tcW w:w="583" w:type="dxa"/>
                  </w:tcPr>
                  <w:p w14:paraId="1130CE4A" w14:textId="6EE3D81B" w:rsidR="00651626" w:rsidRDefault="00651626" w:rsidP="00651626">
                    <w:pPr>
                      <w:pStyle w:val="Bibliografa"/>
                      <w:rPr>
                        <w:lang w:val="en-US"/>
                      </w:rPr>
                    </w:pPr>
                    <w:r>
                      <w:rPr>
                        <w:lang w:val="en-US"/>
                      </w:rPr>
                      <w:t>[15]</w:t>
                    </w:r>
                  </w:p>
                </w:tc>
                <w:tc>
                  <w:tcPr>
                    <w:tcW w:w="8340" w:type="dxa"/>
                  </w:tcPr>
                  <w:p w14:paraId="18669832" w14:textId="3F754B07" w:rsidR="00651626" w:rsidRPr="00651626" w:rsidRDefault="00651626" w:rsidP="00651626">
                    <w:pPr>
                      <w:pStyle w:val="TDC2"/>
                    </w:pPr>
                    <w:r w:rsidRPr="00651626">
                      <w:t xml:space="preserve">Skia (2021). “Skia Graphics Library”. Recurso digital </w:t>
                    </w:r>
                    <w:hyperlink r:id="rId72" w:history="1">
                      <w:r w:rsidRPr="00651626">
                        <w:rPr>
                          <w:rStyle w:val="Hipervnculo"/>
                        </w:rPr>
                        <w:t>https://skia.org/</w:t>
                      </w:r>
                    </w:hyperlink>
                    <w:r w:rsidRPr="00651626">
                      <w:t>. [Acced</w:t>
                    </w:r>
                    <w:r>
                      <w:t>ido el 18/01/2021]</w:t>
                    </w:r>
                  </w:p>
                </w:tc>
              </w:tr>
              <w:tr w:rsidR="00663D82" w:rsidRPr="0044265B" w14:paraId="753549A3" w14:textId="77777777" w:rsidTr="00663D82">
                <w:trPr>
                  <w:trHeight w:val="833"/>
                </w:trPr>
                <w:tc>
                  <w:tcPr>
                    <w:tcW w:w="583" w:type="dxa"/>
                  </w:tcPr>
                  <w:p w14:paraId="0BFABE3C" w14:textId="35E67A6C" w:rsidR="00663D82" w:rsidRDefault="00663D82" w:rsidP="00663D82">
                    <w:pPr>
                      <w:pStyle w:val="Bibliografa"/>
                      <w:rPr>
                        <w:lang w:val="en-US"/>
                      </w:rPr>
                    </w:pPr>
                    <w:r>
                      <w:rPr>
                        <w:lang w:val="en-US"/>
                      </w:rPr>
                      <w:t>[16]</w:t>
                    </w:r>
                  </w:p>
                </w:tc>
                <w:tc>
                  <w:tcPr>
                    <w:tcW w:w="8340" w:type="dxa"/>
                  </w:tcPr>
                  <w:p w14:paraId="28314EB5" w14:textId="77777777" w:rsidR="00663D82" w:rsidRDefault="00663D82" w:rsidP="00663D82">
                    <w:pPr>
                      <w:pStyle w:val="TDC2"/>
                    </w:pPr>
                    <w:proofErr w:type="spellStart"/>
                    <w:r w:rsidRPr="00D427B5">
                      <w:rPr>
                        <w:lang w:val="en-US"/>
                      </w:rPr>
                      <w:t>Jaxenter</w:t>
                    </w:r>
                    <w:proofErr w:type="spellEnd"/>
                    <w:r>
                      <w:rPr>
                        <w:lang w:val="en-US"/>
                      </w:rPr>
                      <w:t xml:space="preserve"> (2019). “Results are in: Fully fledged Dart takes first in 2019 pool”. </w:t>
                    </w:r>
                    <w:r w:rsidRPr="00E55B08">
                      <w:t xml:space="preserve">Recurso digital </w:t>
                    </w:r>
                    <w:hyperlink r:id="rId73" w:history="1">
                      <w:r w:rsidRPr="00E55B08">
                        <w:rPr>
                          <w:rStyle w:val="Hipervnculo"/>
                        </w:rPr>
                        <w:t>https://jaxenter.com/poll-results-dart-word-2019-154779.html</w:t>
                      </w:r>
                    </w:hyperlink>
                    <w:r w:rsidRPr="00E55B08">
                      <w:t>. [Acced</w:t>
                    </w:r>
                    <w:r>
                      <w:t>ido el 18/01/2021]</w:t>
                    </w:r>
                  </w:p>
                  <w:p w14:paraId="2D60CA15" w14:textId="6155808B" w:rsidR="00663D82" w:rsidRPr="00663D82" w:rsidRDefault="00663D82" w:rsidP="00663D82"/>
                </w:tc>
              </w:tr>
              <w:tr w:rsidR="00663D82" w:rsidRPr="00E55B08" w14:paraId="69894895" w14:textId="77777777" w:rsidTr="00663D82">
                <w:trPr>
                  <w:trHeight w:val="833"/>
                </w:trPr>
                <w:tc>
                  <w:tcPr>
                    <w:tcW w:w="583" w:type="dxa"/>
                  </w:tcPr>
                  <w:p w14:paraId="39E6B1D3" w14:textId="65F34963" w:rsidR="00663D82" w:rsidRDefault="00663D82" w:rsidP="00663D82">
                    <w:pPr>
                      <w:pStyle w:val="Bibliografa"/>
                      <w:rPr>
                        <w:lang w:val="en-US"/>
                      </w:rPr>
                    </w:pPr>
                    <w:r>
                      <w:t>[17]</w:t>
                    </w:r>
                  </w:p>
                </w:tc>
                <w:tc>
                  <w:tcPr>
                    <w:tcW w:w="8340" w:type="dxa"/>
                  </w:tcPr>
                  <w:p w14:paraId="6240C318" w14:textId="5002053A" w:rsidR="00663D82" w:rsidRPr="00E55B08" w:rsidRDefault="00663D82" w:rsidP="00663D82">
                    <w:pPr>
                      <w:pStyle w:val="TDC2"/>
                    </w:pPr>
                    <w:r>
                      <w:rPr>
                        <w:lang w:val="en-US"/>
                      </w:rPr>
                      <w:t>Flutter (2021). “</w:t>
                    </w:r>
                    <w:r w:rsidRPr="00E55B08">
                      <w:rPr>
                        <w:lang w:val="en-US"/>
                      </w:rPr>
                      <w:t>Write your first Flutter app, part 1</w:t>
                    </w:r>
                    <w:r>
                      <w:rPr>
                        <w:lang w:val="en-US"/>
                      </w:rPr>
                      <w:t xml:space="preserve">”. </w:t>
                    </w:r>
                    <w:r w:rsidRPr="00E55B08">
                      <w:t xml:space="preserve">Recurso digital </w:t>
                    </w:r>
                    <w:hyperlink r:id="rId74" w:history="1">
                      <w:r w:rsidRPr="00E55B08">
                        <w:rPr>
                          <w:rStyle w:val="Hipervnculo"/>
                        </w:rPr>
                        <w:t>https://flutter.dev/docs/get-started/codelab</w:t>
                      </w:r>
                    </w:hyperlink>
                    <w:r w:rsidRPr="00E55B08">
                      <w:t>. [Acced</w:t>
                    </w:r>
                    <w:r>
                      <w:t>ido el 18/01/2021]</w:t>
                    </w:r>
                  </w:p>
                </w:tc>
              </w:tr>
              <w:tr w:rsidR="00663D82" w:rsidRPr="00E55B08" w14:paraId="57D2C3E8" w14:textId="77777777" w:rsidTr="00663D82">
                <w:trPr>
                  <w:trHeight w:val="833"/>
                </w:trPr>
                <w:tc>
                  <w:tcPr>
                    <w:tcW w:w="583" w:type="dxa"/>
                  </w:tcPr>
                  <w:p w14:paraId="05F920B4" w14:textId="41535818" w:rsidR="00663D82" w:rsidRDefault="00663D82" w:rsidP="00663D82">
                    <w:pPr>
                      <w:pStyle w:val="Bibliografa"/>
                      <w:rPr>
                        <w:lang w:val="en-US"/>
                      </w:rPr>
                    </w:pPr>
                    <w:r>
                      <w:t>[18]</w:t>
                    </w:r>
                  </w:p>
                </w:tc>
                <w:tc>
                  <w:tcPr>
                    <w:tcW w:w="8340" w:type="dxa"/>
                  </w:tcPr>
                  <w:p w14:paraId="416842AD" w14:textId="788F7322" w:rsidR="00663D82" w:rsidRPr="00E55B08" w:rsidRDefault="00663D82" w:rsidP="00663D82">
                    <w:pPr>
                      <w:pStyle w:val="TDC2"/>
                    </w:pPr>
                    <w:r w:rsidRPr="00663D82">
                      <w:t xml:space="preserve">Flutter (2021). “Hot reload”. </w:t>
                    </w:r>
                    <w:r w:rsidRPr="007E0B22">
                      <w:t xml:space="preserve">Recurso digital </w:t>
                    </w:r>
                    <w:hyperlink r:id="rId75" w:history="1">
                      <w:r w:rsidRPr="007E0B22">
                        <w:rPr>
                          <w:rStyle w:val="Hipervnculo"/>
                        </w:rPr>
                        <w:t>https://flutter.dev/docs/development/tools/hot-reload</w:t>
                      </w:r>
                    </w:hyperlink>
                    <w:r w:rsidRPr="007E0B22">
                      <w:t>. [Acced</w:t>
                    </w:r>
                    <w:r>
                      <w:t>ido el 18/01/2021]</w:t>
                    </w:r>
                  </w:p>
                </w:tc>
              </w:tr>
              <w:tr w:rsidR="00663D82" w:rsidRPr="007E0B22" w14:paraId="5B1AC329" w14:textId="77777777" w:rsidTr="00663D82">
                <w:trPr>
                  <w:trHeight w:val="833"/>
                </w:trPr>
                <w:tc>
                  <w:tcPr>
                    <w:tcW w:w="583" w:type="dxa"/>
                  </w:tcPr>
                  <w:p w14:paraId="5EB23AD6" w14:textId="35677799" w:rsidR="00663D82" w:rsidRPr="007E0B22" w:rsidRDefault="00663D82" w:rsidP="00663D82">
                    <w:pPr>
                      <w:pStyle w:val="Bibliografa"/>
                    </w:pPr>
                    <w:r>
                      <w:t>[19]</w:t>
                    </w:r>
                  </w:p>
                </w:tc>
                <w:tc>
                  <w:tcPr>
                    <w:tcW w:w="8340" w:type="dxa"/>
                  </w:tcPr>
                  <w:p w14:paraId="76880452" w14:textId="3240E33A" w:rsidR="00663D82" w:rsidRPr="007E0B22" w:rsidRDefault="00663D82" w:rsidP="00663D82">
                    <w:pPr>
                      <w:pStyle w:val="TDC2"/>
                    </w:pPr>
                    <w:r w:rsidRPr="00663D82">
                      <w:t xml:space="preserve">Dart (2021). </w:t>
                    </w:r>
                    <w:r w:rsidRPr="007E0B22">
                      <w:t xml:space="preserve">“Codelabs”. Recurso digital </w:t>
                    </w:r>
                    <w:hyperlink r:id="rId76" w:history="1">
                      <w:r w:rsidRPr="007E0B22">
                        <w:rPr>
                          <w:rStyle w:val="Hipervnculo"/>
                        </w:rPr>
                        <w:t>https://dart.dev/codelabs</w:t>
                      </w:r>
                    </w:hyperlink>
                    <w:r w:rsidRPr="007E0B22">
                      <w:t>. [Accedido el 18/01/2021]</w:t>
                    </w:r>
                  </w:p>
                </w:tc>
              </w:tr>
              <w:tr w:rsidR="00663D82" w:rsidRPr="007E0B22" w14:paraId="14A7A10A" w14:textId="77777777" w:rsidTr="00663D82">
                <w:trPr>
                  <w:trHeight w:val="833"/>
                </w:trPr>
                <w:tc>
                  <w:tcPr>
                    <w:tcW w:w="583" w:type="dxa"/>
                  </w:tcPr>
                  <w:p w14:paraId="5BD8404C" w14:textId="5D63EB1E" w:rsidR="00663D82" w:rsidRDefault="00663D82" w:rsidP="00663D82">
                    <w:pPr>
                      <w:pStyle w:val="Bibliografa"/>
                    </w:pPr>
                    <w:r>
                      <w:t>[20]</w:t>
                    </w:r>
                  </w:p>
                </w:tc>
                <w:tc>
                  <w:tcPr>
                    <w:tcW w:w="8340" w:type="dxa"/>
                  </w:tcPr>
                  <w:p w14:paraId="0AA41D2B" w14:textId="77777777" w:rsidR="00663D82" w:rsidRDefault="00663D82" w:rsidP="00663D82">
                    <w:pPr>
                      <w:pStyle w:val="Textocomentario"/>
                      <w:jc w:val="both"/>
                      <w:rPr>
                        <w:rStyle w:val="Refdecomentario"/>
                        <w:sz w:val="22"/>
                        <w:szCs w:val="22"/>
                      </w:rPr>
                    </w:pPr>
                    <w:r w:rsidRPr="00663D82">
                      <w:rPr>
                        <w:rStyle w:val="Refdecomentario"/>
                        <w:sz w:val="22"/>
                        <w:szCs w:val="22"/>
                      </w:rPr>
                      <w:t xml:space="preserve">Google Trends (2021). “Flutter”. </w:t>
                    </w:r>
                    <w:r w:rsidRPr="007E0B22">
                      <w:rPr>
                        <w:rStyle w:val="Refdecomentario"/>
                        <w:sz w:val="22"/>
                        <w:szCs w:val="22"/>
                      </w:rPr>
                      <w:t xml:space="preserve">Recurso digital </w:t>
                    </w:r>
                    <w:hyperlink r:id="rId77" w:history="1">
                      <w:r w:rsidRPr="007E0B22">
                        <w:rPr>
                          <w:rStyle w:val="Hipervnculo"/>
                          <w:sz w:val="22"/>
                          <w:szCs w:val="22"/>
                        </w:rPr>
                        <w:t>https://trends.google.es/trends/explore?date=2018-01-01%202021-01-01&amp;q=%2Fg%2F11f03_rzbg</w:t>
                      </w:r>
                    </w:hyperlink>
                    <w:r w:rsidRPr="007E0B22">
                      <w:rPr>
                        <w:rStyle w:val="Refdecomentario"/>
                        <w:sz w:val="22"/>
                        <w:szCs w:val="22"/>
                      </w:rPr>
                      <w:t>. [Acced</w:t>
                    </w:r>
                    <w:r>
                      <w:rPr>
                        <w:rStyle w:val="Refdecomentario"/>
                        <w:sz w:val="22"/>
                        <w:szCs w:val="22"/>
                      </w:rPr>
                      <w:t>ido el 18/01/2021]</w:t>
                    </w:r>
                  </w:p>
                  <w:p w14:paraId="12279C66" w14:textId="06A5330D" w:rsidR="00663D82" w:rsidRPr="007E0B22" w:rsidRDefault="00663D82" w:rsidP="00663D82">
                    <w:pPr>
                      <w:pStyle w:val="Textocomentario"/>
                      <w:jc w:val="both"/>
                    </w:pPr>
                  </w:p>
                </w:tc>
              </w:tr>
              <w:tr w:rsidR="00663D82" w:rsidRPr="007E0B22" w14:paraId="350F3F41" w14:textId="77777777" w:rsidTr="00663D82">
                <w:trPr>
                  <w:trHeight w:val="833"/>
                </w:trPr>
                <w:tc>
                  <w:tcPr>
                    <w:tcW w:w="583" w:type="dxa"/>
                  </w:tcPr>
                  <w:p w14:paraId="2FFB9A88" w14:textId="5D3FC320" w:rsidR="00663D82" w:rsidRDefault="00663D82" w:rsidP="00663D82">
                    <w:pPr>
                      <w:pStyle w:val="Bibliografa"/>
                    </w:pPr>
                    <w:r>
                      <w:t>[21]</w:t>
                    </w:r>
                  </w:p>
                </w:tc>
                <w:tc>
                  <w:tcPr>
                    <w:tcW w:w="8340" w:type="dxa"/>
                  </w:tcPr>
                  <w:p w14:paraId="62641890" w14:textId="5C3C2E02" w:rsidR="00663D82" w:rsidRPr="007E0B22"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“Introduction to widgets”. </w:t>
                    </w:r>
                    <w:proofErr w:type="spellStart"/>
                    <w:r w:rsidRPr="00663D82">
                      <w:rPr>
                        <w:rStyle w:val="Refdecomentario"/>
                        <w:sz w:val="22"/>
                        <w:szCs w:val="22"/>
                        <w:lang w:val="en-US"/>
                      </w:rPr>
                      <w:t>Recurso</w:t>
                    </w:r>
                    <w:proofErr w:type="spellEnd"/>
                    <w:r w:rsidRPr="00663D82">
                      <w:rPr>
                        <w:rStyle w:val="Refdecomentario"/>
                        <w:sz w:val="22"/>
                        <w:szCs w:val="22"/>
                        <w:lang w:val="en-US"/>
                      </w:rPr>
                      <w:t xml:space="preserve"> digital </w:t>
                    </w:r>
                    <w:hyperlink r:id="rId78" w:history="1">
                      <w:r w:rsidRPr="00663D82">
                        <w:rPr>
                          <w:rStyle w:val="Hipervnculo"/>
                          <w:sz w:val="22"/>
                          <w:szCs w:val="22"/>
                          <w:lang w:val="en-US"/>
                        </w:rPr>
                        <w:t>https://flutter.dev/docs/development/ui/widgets-intro</w:t>
                      </w:r>
                    </w:hyperlink>
                    <w:r w:rsidRPr="00663D82">
                      <w:rPr>
                        <w:rStyle w:val="Refdecomentario"/>
                        <w:sz w:val="22"/>
                        <w:szCs w:val="22"/>
                        <w:lang w:val="en-US"/>
                      </w:rPr>
                      <w:t xml:space="preserve">. </w:t>
                    </w:r>
                    <w:r w:rsidRPr="007E0B22">
                      <w:rPr>
                        <w:rStyle w:val="Refdecomentario"/>
                        <w:sz w:val="22"/>
                        <w:szCs w:val="22"/>
                      </w:rPr>
                      <w:t>[Acced</w:t>
                    </w:r>
                    <w:r>
                      <w:rPr>
                        <w:rStyle w:val="Refdecomentario"/>
                        <w:sz w:val="22"/>
                        <w:szCs w:val="22"/>
                      </w:rPr>
                      <w:t>ido el 18/01/2021]</w:t>
                    </w:r>
                  </w:p>
                </w:tc>
              </w:tr>
              <w:tr w:rsidR="00663D82" w:rsidRPr="007E0B22" w14:paraId="41D7E015" w14:textId="77777777" w:rsidTr="00663D82">
                <w:trPr>
                  <w:trHeight w:val="833"/>
                </w:trPr>
                <w:tc>
                  <w:tcPr>
                    <w:tcW w:w="583" w:type="dxa"/>
                  </w:tcPr>
                  <w:p w14:paraId="58D32682" w14:textId="6E811E06" w:rsidR="00663D82" w:rsidRDefault="00663D82" w:rsidP="00663D82">
                    <w:pPr>
                      <w:pStyle w:val="Bibliografa"/>
                    </w:pPr>
                    <w:r>
                      <w:t>[22]</w:t>
                    </w:r>
                  </w:p>
                </w:tc>
                <w:tc>
                  <w:tcPr>
                    <w:tcW w:w="8340" w:type="dxa"/>
                  </w:tcPr>
                  <w:p w14:paraId="377941A3" w14:textId="73A7A891" w:rsidR="00663D82" w:rsidRPr="00651626"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w:t>
                    </w:r>
                    <w:r w:rsidRPr="006F1951">
                      <w:rPr>
                        <w:rStyle w:val="Refdecomentario"/>
                        <w:sz w:val="22"/>
                        <w:szCs w:val="22"/>
                        <w:lang w:val="en-US"/>
                      </w:rPr>
                      <w:t xml:space="preserve">“Test drive”. </w:t>
                    </w:r>
                    <w:proofErr w:type="spellStart"/>
                    <w:r w:rsidRPr="006F1951">
                      <w:rPr>
                        <w:rStyle w:val="Refdecomentario"/>
                        <w:sz w:val="22"/>
                        <w:szCs w:val="22"/>
                        <w:lang w:val="en-US"/>
                      </w:rPr>
                      <w:t>Recurso</w:t>
                    </w:r>
                    <w:proofErr w:type="spellEnd"/>
                    <w:r w:rsidRPr="006F1951">
                      <w:rPr>
                        <w:rStyle w:val="Refdecomentario"/>
                        <w:sz w:val="22"/>
                        <w:szCs w:val="22"/>
                        <w:lang w:val="en-US"/>
                      </w:rPr>
                      <w:t xml:space="preserve"> digital </w:t>
                    </w:r>
                    <w:hyperlink r:id="rId79" w:history="1">
                      <w:r w:rsidRPr="006F1951">
                        <w:rPr>
                          <w:rStyle w:val="Hipervnculo"/>
                          <w:sz w:val="22"/>
                          <w:szCs w:val="22"/>
                          <w:lang w:val="en-US"/>
                        </w:rPr>
                        <w:t>https://flutter.dev/docs/get-started/test-drive</w:t>
                      </w:r>
                    </w:hyperlink>
                    <w:r w:rsidRPr="006F1951">
                      <w:rPr>
                        <w:rStyle w:val="Refdecomentario"/>
                        <w:sz w:val="22"/>
                        <w:szCs w:val="22"/>
                        <w:lang w:val="en-US"/>
                      </w:rPr>
                      <w:t xml:space="preserve">. </w:t>
                    </w:r>
                    <w:r w:rsidRPr="007E0B22">
                      <w:rPr>
                        <w:rStyle w:val="Refdecomentario"/>
                        <w:sz w:val="22"/>
                        <w:szCs w:val="22"/>
                      </w:rPr>
                      <w:t>[Acced</w:t>
                    </w:r>
                    <w:r>
                      <w:rPr>
                        <w:rStyle w:val="Refdecomentario"/>
                        <w:sz w:val="22"/>
                        <w:szCs w:val="22"/>
                      </w:rPr>
                      <w:t>ido el 18/01/2021]</w:t>
                    </w:r>
                  </w:p>
                </w:tc>
              </w:tr>
              <w:tr w:rsidR="00663D82" w:rsidRPr="007E0B22" w14:paraId="685894D2" w14:textId="77777777" w:rsidTr="00663D82">
                <w:trPr>
                  <w:trHeight w:val="833"/>
                </w:trPr>
                <w:tc>
                  <w:tcPr>
                    <w:tcW w:w="583" w:type="dxa"/>
                  </w:tcPr>
                  <w:p w14:paraId="2995202B" w14:textId="721964D6" w:rsidR="00663D82" w:rsidRDefault="00663D82" w:rsidP="00663D82">
                    <w:pPr>
                      <w:pStyle w:val="Bibliografa"/>
                    </w:pPr>
                    <w:r>
                      <w:t>[23]</w:t>
                    </w:r>
                  </w:p>
                </w:tc>
                <w:tc>
                  <w:tcPr>
                    <w:tcW w:w="8340" w:type="dxa"/>
                  </w:tcPr>
                  <w:p w14:paraId="58FFCC97" w14:textId="24691F8A" w:rsidR="00663D82" w:rsidRPr="00663D82"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w:t>
                    </w:r>
                    <w:r w:rsidRPr="00663D82">
                      <w:rPr>
                        <w:rStyle w:val="Refdecomentario"/>
                        <w:sz w:val="22"/>
                        <w:szCs w:val="22"/>
                        <w:lang w:val="en-US"/>
                      </w:rPr>
                      <w:t xml:space="preserve">“Apps take flight with Flutter”. </w:t>
                    </w:r>
                    <w:r w:rsidRPr="00663D82">
                      <w:rPr>
                        <w:rStyle w:val="Refdecomentario"/>
                        <w:sz w:val="22"/>
                        <w:szCs w:val="22"/>
                      </w:rPr>
                      <w:t xml:space="preserve">Recurso digital </w:t>
                    </w:r>
                    <w:hyperlink r:id="rId80" w:history="1">
                      <w:r w:rsidRPr="002F3A7B">
                        <w:rPr>
                          <w:rStyle w:val="Hipervnculo"/>
                          <w:sz w:val="22"/>
                          <w:szCs w:val="22"/>
                        </w:rPr>
                        <w:t>https://flutter.dev/showcase</w:t>
                      </w:r>
                    </w:hyperlink>
                    <w:r w:rsidRPr="00663D82">
                      <w:rPr>
                        <w:rStyle w:val="Refdecomentario"/>
                        <w:sz w:val="22"/>
                        <w:szCs w:val="22"/>
                      </w:rPr>
                      <w:t>.</w:t>
                    </w:r>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r w:rsidR="00663D82" w:rsidRPr="007E0B22" w14:paraId="26CF953B" w14:textId="77777777" w:rsidTr="00663D82">
                <w:trPr>
                  <w:trHeight w:val="833"/>
                </w:trPr>
                <w:tc>
                  <w:tcPr>
                    <w:tcW w:w="583" w:type="dxa"/>
                  </w:tcPr>
                  <w:p w14:paraId="5A6E57AF" w14:textId="232B507D" w:rsidR="00663D82" w:rsidRDefault="00663D82" w:rsidP="00663D82">
                    <w:pPr>
                      <w:pStyle w:val="Bibliografa"/>
                    </w:pPr>
                    <w:r>
                      <w:t>[24]</w:t>
                    </w:r>
                  </w:p>
                </w:tc>
                <w:tc>
                  <w:tcPr>
                    <w:tcW w:w="8340" w:type="dxa"/>
                  </w:tcPr>
                  <w:p w14:paraId="5626BA8D" w14:textId="26F101A4" w:rsidR="00663D82" w:rsidRPr="00663D82" w:rsidRDefault="00663D82" w:rsidP="00663D82">
                    <w:pPr>
                      <w:pStyle w:val="Textocomentario"/>
                      <w:jc w:val="both"/>
                      <w:rPr>
                        <w:rStyle w:val="Refdecomentario"/>
                        <w:sz w:val="22"/>
                        <w:szCs w:val="22"/>
                      </w:rPr>
                    </w:pPr>
                    <w:r w:rsidRPr="006F1951">
                      <w:rPr>
                        <w:rStyle w:val="Refdecomentario"/>
                        <w:sz w:val="22"/>
                        <w:szCs w:val="22"/>
                      </w:rPr>
                      <w:t xml:space="preserve">Flutter (2021). “Install”. </w:t>
                    </w:r>
                    <w:r w:rsidRPr="00663D82">
                      <w:rPr>
                        <w:rStyle w:val="Refdecomentario"/>
                        <w:sz w:val="22"/>
                        <w:szCs w:val="22"/>
                      </w:rPr>
                      <w:t xml:space="preserve">Recurso digital </w:t>
                    </w:r>
                    <w:hyperlink r:id="rId81" w:history="1">
                      <w:r w:rsidRPr="002F3A7B">
                        <w:rPr>
                          <w:rStyle w:val="Hipervnculo"/>
                          <w:sz w:val="22"/>
                          <w:szCs w:val="22"/>
                        </w:rPr>
                        <w:t>https://flutter.dev/docs/get-started/install</w:t>
                      </w:r>
                    </w:hyperlink>
                    <w:r w:rsidRPr="00663D82">
                      <w:rPr>
                        <w:rStyle w:val="Refdecomentario"/>
                        <w:sz w:val="22"/>
                        <w:szCs w:val="22"/>
                      </w:rPr>
                      <w:t>.</w:t>
                    </w:r>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r w:rsidR="00663D82" w:rsidRPr="007E0B22" w14:paraId="643A31E7" w14:textId="77777777" w:rsidTr="00663D82">
                <w:trPr>
                  <w:trHeight w:val="833"/>
                </w:trPr>
                <w:tc>
                  <w:tcPr>
                    <w:tcW w:w="583" w:type="dxa"/>
                  </w:tcPr>
                  <w:p w14:paraId="2B1BD085" w14:textId="69A4580D" w:rsidR="00663D82" w:rsidRDefault="00663D82" w:rsidP="00663D82">
                    <w:pPr>
                      <w:pStyle w:val="Bibliografa"/>
                    </w:pPr>
                    <w:r>
                      <w:t>[25]</w:t>
                    </w:r>
                  </w:p>
                </w:tc>
                <w:tc>
                  <w:tcPr>
                    <w:tcW w:w="8340" w:type="dxa"/>
                  </w:tcPr>
                  <w:p w14:paraId="651B5289" w14:textId="70A74010" w:rsidR="00663D82" w:rsidRPr="00663D82" w:rsidRDefault="00663D82" w:rsidP="00663D82">
                    <w:pPr>
                      <w:pStyle w:val="Textocomentario"/>
                      <w:jc w:val="both"/>
                      <w:rPr>
                        <w:rStyle w:val="Refdecomentario"/>
                        <w:sz w:val="22"/>
                        <w:szCs w:val="22"/>
                      </w:rPr>
                    </w:pPr>
                    <w:r w:rsidRPr="00663D82">
                      <w:rPr>
                        <w:rStyle w:val="Refdecomentario"/>
                        <w:sz w:val="22"/>
                        <w:szCs w:val="22"/>
                        <w:lang w:val="en-US"/>
                      </w:rPr>
                      <w:t xml:space="preserve">Flutter (2021). “Flutter for Android developers”. </w:t>
                    </w:r>
                    <w:r w:rsidRPr="00663D82">
                      <w:rPr>
                        <w:rStyle w:val="Refdecomentario"/>
                        <w:sz w:val="22"/>
                        <w:szCs w:val="22"/>
                      </w:rPr>
                      <w:t xml:space="preserve">Recurso digital </w:t>
                    </w:r>
                    <w:hyperlink r:id="rId82" w:history="1">
                      <w:r w:rsidRPr="002F3A7B">
                        <w:rPr>
                          <w:rStyle w:val="Hipervnculo"/>
                          <w:sz w:val="22"/>
                          <w:szCs w:val="22"/>
                        </w:rPr>
                        <w:t>https://flutter.dev/docs/get-started/flutter-for/android-devs</w:t>
                      </w:r>
                    </w:hyperlink>
                    <w:r w:rsidRPr="00663D82">
                      <w:rPr>
                        <w:rStyle w:val="Refdecomentario"/>
                        <w:sz w:val="22"/>
                        <w:szCs w:val="22"/>
                      </w:rPr>
                      <w:t>.</w:t>
                    </w:r>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r w:rsidR="00663D82" w:rsidRPr="007E0B22" w14:paraId="09EFBFEF" w14:textId="77777777" w:rsidTr="00663D82">
                <w:trPr>
                  <w:trHeight w:val="833"/>
                </w:trPr>
                <w:tc>
                  <w:tcPr>
                    <w:tcW w:w="583" w:type="dxa"/>
                  </w:tcPr>
                  <w:p w14:paraId="4D6586B2" w14:textId="7B350C27" w:rsidR="00663D82" w:rsidRDefault="00663D82" w:rsidP="00663D82">
                    <w:pPr>
                      <w:pStyle w:val="Bibliografa"/>
                    </w:pPr>
                    <w:r>
                      <w:t>[26]</w:t>
                    </w:r>
                  </w:p>
                </w:tc>
                <w:tc>
                  <w:tcPr>
                    <w:tcW w:w="8340" w:type="dxa"/>
                  </w:tcPr>
                  <w:p w14:paraId="4AED3AA6" w14:textId="5AE62601" w:rsidR="00663D82" w:rsidRPr="00663D82" w:rsidRDefault="00663D82" w:rsidP="00663D82">
                    <w:pPr>
                      <w:pStyle w:val="Textocomentario"/>
                      <w:jc w:val="both"/>
                      <w:rPr>
                        <w:rStyle w:val="Refdecomentario"/>
                        <w:sz w:val="22"/>
                        <w:szCs w:val="22"/>
                      </w:rPr>
                    </w:pPr>
                    <w:r w:rsidRPr="006F1951">
                      <w:rPr>
                        <w:rStyle w:val="Refdecomentario"/>
                        <w:sz w:val="22"/>
                        <w:szCs w:val="22"/>
                      </w:rPr>
                      <w:t xml:space="preserve">Flutter (2021). </w:t>
                    </w:r>
                    <w:r w:rsidRPr="00663D82">
                      <w:rPr>
                        <w:rStyle w:val="Refdecomentario"/>
                        <w:sz w:val="22"/>
                        <w:szCs w:val="22"/>
                      </w:rPr>
                      <w:t xml:space="preserve">“Flutter documentation”. Recurso digital </w:t>
                    </w:r>
                    <w:hyperlink r:id="rId83" w:history="1">
                      <w:r w:rsidRPr="002F3A7B">
                        <w:rPr>
                          <w:rStyle w:val="Hipervnculo"/>
                          <w:sz w:val="22"/>
                          <w:szCs w:val="22"/>
                        </w:rPr>
                        <w:t>https://flutter.dev/docs</w:t>
                      </w:r>
                    </w:hyperlink>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bl>
            <w:p w14:paraId="07416901" w14:textId="56353DF6" w:rsidR="008D2B81" w:rsidRPr="007E0B22" w:rsidRDefault="008D2B81" w:rsidP="00090958">
              <w:pPr>
                <w:pStyle w:val="Bibliografa"/>
                <w:ind w:left="142"/>
              </w:pPr>
            </w:p>
            <w:p w14:paraId="6A1A4BC7" w14:textId="32E2EC52" w:rsidR="00CA6ADA" w:rsidRPr="00A81495" w:rsidRDefault="00D427B5" w:rsidP="00090958">
              <w:pPr>
                <w:rPr>
                  <w:lang w:val="es-ES_tradnl"/>
                </w:rPr>
              </w:pPr>
            </w:p>
          </w:sdtContent>
        </w:sdt>
      </w:sdtContent>
    </w:sdt>
    <w:p w14:paraId="0DD9F57A" w14:textId="77777777" w:rsidR="00CA6ADA" w:rsidRPr="00A81495" w:rsidRDefault="004D08FA" w:rsidP="00CA6ADA">
      <w:pPr>
        <w:rPr>
          <w:lang w:val="es-ES_tradnl"/>
        </w:rPr>
      </w:pPr>
      <w:r w:rsidRPr="00A81495">
        <w:rPr>
          <w:lang w:val="es-ES_tradnl"/>
        </w:rPr>
        <w:t xml:space="preserve">  </w:t>
      </w:r>
    </w:p>
    <w:sectPr w:rsidR="00CA6ADA" w:rsidRPr="00A81495" w:rsidSect="00C32F95">
      <w:headerReference w:type="default" r:id="rId84"/>
      <w:footerReference w:type="default" r:id="rId85"/>
      <w:pgSz w:w="11906" w:h="16838"/>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íctor Rivas" w:date="2021-01-27T10:33:00Z" w:initials="V.R.">
    <w:p w14:paraId="24F75669" w14:textId="234EF646" w:rsidR="00D427B5" w:rsidRDefault="00D427B5">
      <w:pPr>
        <w:pStyle w:val="Textocomentario"/>
      </w:pPr>
      <w:r>
        <w:rPr>
          <w:rStyle w:val="Refdecomentario"/>
        </w:rPr>
        <w:annotationRef/>
      </w:r>
      <w:r>
        <w:t>Trabajo Fin de Master</w:t>
      </w:r>
    </w:p>
  </w:comment>
  <w:comment w:id="2" w:author="Víctor Rivas" w:date="2021-01-27T10:34:00Z" w:initials="V.R.">
    <w:p w14:paraId="274AAC81" w14:textId="6052957C" w:rsidR="00D427B5" w:rsidRDefault="00D427B5">
      <w:pPr>
        <w:pStyle w:val="Textocomentario"/>
      </w:pPr>
      <w:r>
        <w:rPr>
          <w:rStyle w:val="Refdecomentario"/>
        </w:rPr>
        <w:annotationRef/>
      </w:r>
      <w:r>
        <w:t>Actualizar cuando lo presentemos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F75669" w15:done="0"/>
  <w15:commentEx w15:paraId="274AAC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BC017" w16cex:dateUtc="2021-01-27T09:33:00Z"/>
  <w16cex:commentExtensible w16cex:durableId="23BBC03F" w16cex:dateUtc="2021-01-27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F75669" w16cid:durableId="23BBC017"/>
  <w16cid:commentId w16cid:paraId="274AAC81" w16cid:durableId="23BBC0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ACD3DF" w14:textId="77777777" w:rsidR="001413DE" w:rsidRDefault="001413DE" w:rsidP="00EB2439">
      <w:pPr>
        <w:spacing w:after="0" w:line="240" w:lineRule="auto"/>
      </w:pPr>
      <w:r>
        <w:separator/>
      </w:r>
    </w:p>
  </w:endnote>
  <w:endnote w:type="continuationSeparator" w:id="0">
    <w:p w14:paraId="38CE5651" w14:textId="77777777" w:rsidR="001413DE" w:rsidRDefault="001413DE" w:rsidP="00EB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NewBskvll BT">
    <w:altName w:val="Times New Roman"/>
    <w:panose1 w:val="020B0604020202020204"/>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89875"/>
      <w:docPartObj>
        <w:docPartGallery w:val="Page Numbers (Bottom of Page)"/>
        <w:docPartUnique/>
      </w:docPartObj>
    </w:sdtPr>
    <w:sdtContent>
      <w:p w14:paraId="3FAD8C68" w14:textId="77777777" w:rsidR="00D427B5" w:rsidRDefault="00D427B5">
        <w:pPr>
          <w:pStyle w:val="Piedepgina"/>
          <w:jc w:val="right"/>
        </w:pPr>
        <w:r>
          <w:fldChar w:fldCharType="begin"/>
        </w:r>
        <w:r>
          <w:instrText xml:space="preserve"> PAGE   \* MERGEFORMAT </w:instrText>
        </w:r>
        <w:r>
          <w:fldChar w:fldCharType="separate"/>
        </w:r>
        <w:r>
          <w:rPr>
            <w:noProof/>
          </w:rPr>
          <w:t>8</w:t>
        </w:r>
        <w:r>
          <w:rPr>
            <w:noProof/>
          </w:rPr>
          <w:fldChar w:fldCharType="end"/>
        </w:r>
      </w:p>
    </w:sdtContent>
  </w:sdt>
  <w:p w14:paraId="7FF04D7D" w14:textId="77777777" w:rsidR="00D427B5" w:rsidRDefault="00D427B5">
    <w:pPr>
      <w:pStyle w:val="Piedepgina"/>
    </w:pPr>
    <w:r>
      <w:t>Escuela Politécnica Superior de Jaén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B610DB" w14:textId="77777777" w:rsidR="001413DE" w:rsidRDefault="001413DE" w:rsidP="00EB2439">
      <w:pPr>
        <w:spacing w:after="0" w:line="240" w:lineRule="auto"/>
      </w:pPr>
      <w:r>
        <w:separator/>
      </w:r>
    </w:p>
  </w:footnote>
  <w:footnote w:type="continuationSeparator" w:id="0">
    <w:p w14:paraId="0F3BB72A" w14:textId="77777777" w:rsidR="001413DE" w:rsidRDefault="001413DE" w:rsidP="00EB2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34D16" w14:textId="5862648F" w:rsidR="00D427B5" w:rsidRPr="00C6342F" w:rsidRDefault="00D427B5">
    <w:pPr>
      <w:pStyle w:val="Encabezado"/>
      <w:rPr>
        <w:lang w:val="pt-BR"/>
      </w:rPr>
    </w:pPr>
    <w:r>
      <w:rPr>
        <w:noProof/>
      </w:rPr>
      <mc:AlternateContent>
        <mc:Choice Requires="wps">
          <w:drawing>
            <wp:anchor distT="0" distB="0" distL="114300" distR="114300" simplePos="0" relativeHeight="251658240" behindDoc="0" locked="0" layoutInCell="1" allowOverlap="1" wp14:anchorId="387390F4" wp14:editId="03225D4F">
              <wp:simplePos x="0" y="0"/>
              <wp:positionH relativeFrom="column">
                <wp:posOffset>2216785</wp:posOffset>
              </wp:positionH>
              <wp:positionV relativeFrom="paragraph">
                <wp:posOffset>-45085</wp:posOffset>
              </wp:positionV>
              <wp:extent cx="3545840" cy="405765"/>
              <wp:effectExtent l="2540" t="0" r="444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405765"/>
                      </a:xfrm>
                      <a:prstGeom prst="rect">
                        <a:avLst/>
                      </a:prstGeom>
                      <a:noFill/>
                      <a:ln>
                        <a:noFill/>
                      </a:ln>
                      <a:extLst>
                        <a:ext uri="{909E8E84-426E-40DD-AFC4-6F175D3DCCD1}">
                          <a14:hiddenFill xmlns:a14="http://schemas.microsoft.com/office/drawing/2010/main">
                            <a:solidFill>
                              <a:srgbClr val="43AE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6DCDA" w14:textId="77777777" w:rsidR="00D427B5" w:rsidRPr="009665D6" w:rsidRDefault="00D427B5" w:rsidP="009665D6">
                          <w:pPr>
                            <w:pStyle w:val="Encabezad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D427B5" w:rsidRDefault="00D427B5"/>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390F4" id="_x0000_t202" coordsize="21600,21600" o:spt="202" path="m,l,21600r21600,l21600,xe">
              <v:stroke joinstyle="miter"/>
              <v:path gradientshapeok="t" o:connecttype="rect"/>
            </v:shapetype>
            <v:shape id="Text Box 1" o:spid="_x0000_s1064" type="#_x0000_t202" style="position:absolute;margin-left:174.55pt;margin-top:-3.55pt;width:279.2pt;height:3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" filled="f" fillcolor="#43aeff" stroked="f">
              <v:textbox>
                <w:txbxContent>
                  <w:p w14:paraId="7346DCDA" w14:textId="77777777" w:rsidR="00D427B5" w:rsidRPr="009665D6" w:rsidRDefault="00D427B5" w:rsidP="009665D6">
                    <w:pPr>
                      <w:pStyle w:val="Encabezad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D427B5" w:rsidRDefault="00D427B5"/>
                </w:txbxContent>
              </v:textbox>
            </v:shape>
          </w:pict>
        </mc:Fallback>
      </mc:AlternateContent>
    </w:r>
    <w:r w:rsidRPr="00C6342F">
      <w:rPr>
        <w:lang w:val="pt-BR"/>
      </w:rPr>
      <w:t>Adson Henrique Moreira da Silva</w:t>
    </w:r>
  </w:p>
  <w:p w14:paraId="64F19E6A" w14:textId="52C10F6B" w:rsidR="00D427B5" w:rsidRPr="00C6342F" w:rsidRDefault="00D427B5" w:rsidP="009665D6">
    <w:pPr>
      <w:pStyle w:val="Encabezado"/>
      <w:jc w:val="right"/>
      <w:rPr>
        <w:lang w:val="pt-BR"/>
      </w:rPr>
    </w:pPr>
    <w:r w:rsidRPr="00C6342F">
      <w:rPr>
        <w:lang w:val="pt-BR"/>
      </w:rPr>
      <w:tab/>
    </w:r>
    <w:r w:rsidRPr="00C6342F">
      <w:rPr>
        <w:lang w:val="pt-BR"/>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67E7"/>
    <w:multiLevelType w:val="multilevel"/>
    <w:tmpl w:val="9EAE24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DE33DAC"/>
    <w:multiLevelType w:val="multilevel"/>
    <w:tmpl w:val="6A387EBE"/>
    <w:lvl w:ilvl="0">
      <w:start w:val="1"/>
      <w:numFmt w:val="decimal"/>
      <w:pStyle w:val="tit1"/>
      <w:lvlText w:val="%1."/>
      <w:lvlJc w:val="left"/>
      <w:pPr>
        <w:ind w:left="360" w:hanging="360"/>
      </w:pPr>
    </w:lvl>
    <w:lvl w:ilvl="1">
      <w:start w:val="1"/>
      <w:numFmt w:val="decimal"/>
      <w:pStyle w:val="apartado-tfg"/>
      <w:lvlText w:val="%1.%2."/>
      <w:lvlJc w:val="left"/>
      <w:pPr>
        <w:ind w:left="792" w:hanging="432"/>
      </w:pPr>
    </w:lvl>
    <w:lvl w:ilvl="2">
      <w:start w:val="1"/>
      <w:numFmt w:val="decimal"/>
      <w:pStyle w:val="subapartados-tfg"/>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E80776"/>
    <w:multiLevelType w:val="hybridMultilevel"/>
    <w:tmpl w:val="E0F6C576"/>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3" w15:restartNumberingAfterBreak="0">
    <w:nsid w:val="2C9A4CEC"/>
    <w:multiLevelType w:val="hybridMultilevel"/>
    <w:tmpl w:val="647673F0"/>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4" w15:restartNumberingAfterBreak="0">
    <w:nsid w:val="36FA53D9"/>
    <w:multiLevelType w:val="hybridMultilevel"/>
    <w:tmpl w:val="D784723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3B4507F5"/>
    <w:multiLevelType w:val="hybridMultilevel"/>
    <w:tmpl w:val="C62AF7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4803054"/>
    <w:multiLevelType w:val="hybridMultilevel"/>
    <w:tmpl w:val="7A80F25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7" w15:restartNumberingAfterBreak="0">
    <w:nsid w:val="5EE959B6"/>
    <w:multiLevelType w:val="hybridMultilevel"/>
    <w:tmpl w:val="CC80D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9DB270E"/>
    <w:multiLevelType w:val="hybridMultilevel"/>
    <w:tmpl w:val="DFBEFE14"/>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7DBF69DD"/>
    <w:multiLevelType w:val="hybridMultilevel"/>
    <w:tmpl w:val="475C0F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7"/>
  </w:num>
  <w:num w:numId="3">
    <w:abstractNumId w:val="9"/>
  </w:num>
  <w:num w:numId="4">
    <w:abstractNumId w:val="8"/>
  </w:num>
  <w:num w:numId="5">
    <w:abstractNumId w:val="0"/>
  </w:num>
  <w:num w:numId="6">
    <w:abstractNumId w:val="6"/>
  </w:num>
  <w:num w:numId="7">
    <w:abstractNumId w:val="2"/>
  </w:num>
  <w:num w:numId="8">
    <w:abstractNumId w:val="3"/>
  </w:num>
  <w:num w:numId="9">
    <w:abstractNumId w:val="4"/>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íctor Rivas">
    <w15:presenceInfo w15:providerId="None" w15:userId="Víctor Riv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trackRevisions/>
  <w:defaultTabStop w:val="708"/>
  <w:hyphenationZone w:val="425"/>
  <w:drawingGridHorizontalSpacing w:val="110"/>
  <w:displayHorizontalDrawingGridEvery w:val="2"/>
  <w:characterSpacingControl w:val="doNotCompress"/>
  <w:hdrShapeDefaults>
    <o:shapedefaults v:ext="edit" spidmax="2049" style="v-text-anchor:middle" fillcolor="#43aeff" stroke="f">
      <v:fill color="#43aeff"/>
      <v:stroke on="f"/>
      <o:extrusion v:ext="view" rotationangle="90"/>
      <v:textbox style="layout-flow:vertical"/>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23"/>
    <w:rsid w:val="00003216"/>
    <w:rsid w:val="00011674"/>
    <w:rsid w:val="000224F1"/>
    <w:rsid w:val="00044D1B"/>
    <w:rsid w:val="00046BD5"/>
    <w:rsid w:val="00071BBB"/>
    <w:rsid w:val="000866A8"/>
    <w:rsid w:val="00086FD8"/>
    <w:rsid w:val="00087941"/>
    <w:rsid w:val="00090958"/>
    <w:rsid w:val="00091420"/>
    <w:rsid w:val="00091C3E"/>
    <w:rsid w:val="00092415"/>
    <w:rsid w:val="000A6789"/>
    <w:rsid w:val="000B2092"/>
    <w:rsid w:val="000C65F4"/>
    <w:rsid w:val="000D2F41"/>
    <w:rsid w:val="00100565"/>
    <w:rsid w:val="001126D1"/>
    <w:rsid w:val="00112FA4"/>
    <w:rsid w:val="001263E7"/>
    <w:rsid w:val="001326C2"/>
    <w:rsid w:val="00135B16"/>
    <w:rsid w:val="001413DE"/>
    <w:rsid w:val="001471F9"/>
    <w:rsid w:val="00155457"/>
    <w:rsid w:val="00171912"/>
    <w:rsid w:val="00177C94"/>
    <w:rsid w:val="00181374"/>
    <w:rsid w:val="001903DB"/>
    <w:rsid w:val="0019522E"/>
    <w:rsid w:val="001A6C02"/>
    <w:rsid w:val="001C039B"/>
    <w:rsid w:val="001C0907"/>
    <w:rsid w:val="001C1962"/>
    <w:rsid w:val="001E0551"/>
    <w:rsid w:val="001E0C9F"/>
    <w:rsid w:val="0020299D"/>
    <w:rsid w:val="0020639F"/>
    <w:rsid w:val="00221D3D"/>
    <w:rsid w:val="00221E79"/>
    <w:rsid w:val="00224014"/>
    <w:rsid w:val="002319BB"/>
    <w:rsid w:val="00232B0A"/>
    <w:rsid w:val="00236973"/>
    <w:rsid w:val="0023697D"/>
    <w:rsid w:val="0024061F"/>
    <w:rsid w:val="00240887"/>
    <w:rsid w:val="00242052"/>
    <w:rsid w:val="00242505"/>
    <w:rsid w:val="00264CA2"/>
    <w:rsid w:val="00265A66"/>
    <w:rsid w:val="002671E6"/>
    <w:rsid w:val="002749FF"/>
    <w:rsid w:val="00275DB9"/>
    <w:rsid w:val="002832E8"/>
    <w:rsid w:val="0028443A"/>
    <w:rsid w:val="00297101"/>
    <w:rsid w:val="002A2A72"/>
    <w:rsid w:val="002A4884"/>
    <w:rsid w:val="002C19EE"/>
    <w:rsid w:val="002C58DD"/>
    <w:rsid w:val="002D098F"/>
    <w:rsid w:val="002D20EA"/>
    <w:rsid w:val="002D4538"/>
    <w:rsid w:val="002F3EFC"/>
    <w:rsid w:val="00301AAF"/>
    <w:rsid w:val="00303CDA"/>
    <w:rsid w:val="00310990"/>
    <w:rsid w:val="003333A4"/>
    <w:rsid w:val="00345774"/>
    <w:rsid w:val="00347AEA"/>
    <w:rsid w:val="0035474D"/>
    <w:rsid w:val="0036322A"/>
    <w:rsid w:val="0037261E"/>
    <w:rsid w:val="003765C3"/>
    <w:rsid w:val="00376BF6"/>
    <w:rsid w:val="00387143"/>
    <w:rsid w:val="00387D47"/>
    <w:rsid w:val="003913E7"/>
    <w:rsid w:val="00392753"/>
    <w:rsid w:val="003A0A87"/>
    <w:rsid w:val="003A47F4"/>
    <w:rsid w:val="0040142F"/>
    <w:rsid w:val="00406E78"/>
    <w:rsid w:val="004173D8"/>
    <w:rsid w:val="0042367B"/>
    <w:rsid w:val="0044265B"/>
    <w:rsid w:val="00475747"/>
    <w:rsid w:val="00477E58"/>
    <w:rsid w:val="00482E34"/>
    <w:rsid w:val="00486AD1"/>
    <w:rsid w:val="004A2ECF"/>
    <w:rsid w:val="004A4C82"/>
    <w:rsid w:val="004B22EF"/>
    <w:rsid w:val="004B3B73"/>
    <w:rsid w:val="004B662C"/>
    <w:rsid w:val="004D08FA"/>
    <w:rsid w:val="004D3012"/>
    <w:rsid w:val="004D7B32"/>
    <w:rsid w:val="004F3359"/>
    <w:rsid w:val="00501E9A"/>
    <w:rsid w:val="00506CAD"/>
    <w:rsid w:val="00515735"/>
    <w:rsid w:val="00536C02"/>
    <w:rsid w:val="00562271"/>
    <w:rsid w:val="00574DF3"/>
    <w:rsid w:val="00593B87"/>
    <w:rsid w:val="005C02A6"/>
    <w:rsid w:val="005C09E7"/>
    <w:rsid w:val="005C6242"/>
    <w:rsid w:val="005C672E"/>
    <w:rsid w:val="005D635C"/>
    <w:rsid w:val="005D78E8"/>
    <w:rsid w:val="005F1261"/>
    <w:rsid w:val="006148CA"/>
    <w:rsid w:val="00615A04"/>
    <w:rsid w:val="0061702B"/>
    <w:rsid w:val="00627529"/>
    <w:rsid w:val="006417FD"/>
    <w:rsid w:val="00651626"/>
    <w:rsid w:val="00663D82"/>
    <w:rsid w:val="00671453"/>
    <w:rsid w:val="0069398A"/>
    <w:rsid w:val="0069549F"/>
    <w:rsid w:val="006B571C"/>
    <w:rsid w:val="006C5627"/>
    <w:rsid w:val="006D5D60"/>
    <w:rsid w:val="006D64BC"/>
    <w:rsid w:val="006D7D27"/>
    <w:rsid w:val="006E007E"/>
    <w:rsid w:val="006E5A69"/>
    <w:rsid w:val="006E6616"/>
    <w:rsid w:val="006F1951"/>
    <w:rsid w:val="0071168B"/>
    <w:rsid w:val="007155C6"/>
    <w:rsid w:val="0072211A"/>
    <w:rsid w:val="00722923"/>
    <w:rsid w:val="007250C8"/>
    <w:rsid w:val="0072717A"/>
    <w:rsid w:val="007310B4"/>
    <w:rsid w:val="00732344"/>
    <w:rsid w:val="007412EB"/>
    <w:rsid w:val="00764055"/>
    <w:rsid w:val="007B1A03"/>
    <w:rsid w:val="007E0B22"/>
    <w:rsid w:val="007E0B9A"/>
    <w:rsid w:val="007F619F"/>
    <w:rsid w:val="008070A3"/>
    <w:rsid w:val="008108A9"/>
    <w:rsid w:val="008117CB"/>
    <w:rsid w:val="008308A2"/>
    <w:rsid w:val="008330A1"/>
    <w:rsid w:val="00836BFE"/>
    <w:rsid w:val="00877E5A"/>
    <w:rsid w:val="008848F3"/>
    <w:rsid w:val="008868D5"/>
    <w:rsid w:val="00894055"/>
    <w:rsid w:val="008A2D4E"/>
    <w:rsid w:val="008A67EA"/>
    <w:rsid w:val="008D2B81"/>
    <w:rsid w:val="008D5D71"/>
    <w:rsid w:val="008E2B65"/>
    <w:rsid w:val="008E3C38"/>
    <w:rsid w:val="009104BE"/>
    <w:rsid w:val="00911C1A"/>
    <w:rsid w:val="0093133E"/>
    <w:rsid w:val="00934AFC"/>
    <w:rsid w:val="00963B4E"/>
    <w:rsid w:val="009665D6"/>
    <w:rsid w:val="00985284"/>
    <w:rsid w:val="00994A4A"/>
    <w:rsid w:val="00995BEA"/>
    <w:rsid w:val="009A35FD"/>
    <w:rsid w:val="009C5FC4"/>
    <w:rsid w:val="009E3CB2"/>
    <w:rsid w:val="009E5D41"/>
    <w:rsid w:val="009F4FC6"/>
    <w:rsid w:val="00A0138F"/>
    <w:rsid w:val="00A16B89"/>
    <w:rsid w:val="00A272B6"/>
    <w:rsid w:val="00A31C60"/>
    <w:rsid w:val="00A426D6"/>
    <w:rsid w:val="00A43200"/>
    <w:rsid w:val="00A61D0C"/>
    <w:rsid w:val="00A705E5"/>
    <w:rsid w:val="00A7073A"/>
    <w:rsid w:val="00A70B91"/>
    <w:rsid w:val="00A71758"/>
    <w:rsid w:val="00A71FDE"/>
    <w:rsid w:val="00A73F42"/>
    <w:rsid w:val="00A75C47"/>
    <w:rsid w:val="00A81495"/>
    <w:rsid w:val="00A96CB5"/>
    <w:rsid w:val="00AA1A88"/>
    <w:rsid w:val="00AA4FB4"/>
    <w:rsid w:val="00AB0350"/>
    <w:rsid w:val="00AB283F"/>
    <w:rsid w:val="00AB5EBD"/>
    <w:rsid w:val="00AC360A"/>
    <w:rsid w:val="00AD1B3B"/>
    <w:rsid w:val="00AE03FB"/>
    <w:rsid w:val="00B033E8"/>
    <w:rsid w:val="00B055A0"/>
    <w:rsid w:val="00B11670"/>
    <w:rsid w:val="00B20EE2"/>
    <w:rsid w:val="00B22D95"/>
    <w:rsid w:val="00B3652F"/>
    <w:rsid w:val="00B538B1"/>
    <w:rsid w:val="00B5523F"/>
    <w:rsid w:val="00B61816"/>
    <w:rsid w:val="00B666E5"/>
    <w:rsid w:val="00B763C7"/>
    <w:rsid w:val="00B87479"/>
    <w:rsid w:val="00B96F7E"/>
    <w:rsid w:val="00B9777D"/>
    <w:rsid w:val="00BA6620"/>
    <w:rsid w:val="00BB70F0"/>
    <w:rsid w:val="00BC14D0"/>
    <w:rsid w:val="00BC3241"/>
    <w:rsid w:val="00BE2D7B"/>
    <w:rsid w:val="00C0143F"/>
    <w:rsid w:val="00C02331"/>
    <w:rsid w:val="00C05E9B"/>
    <w:rsid w:val="00C230A2"/>
    <w:rsid w:val="00C250DB"/>
    <w:rsid w:val="00C30629"/>
    <w:rsid w:val="00C32F95"/>
    <w:rsid w:val="00C401AC"/>
    <w:rsid w:val="00C4660A"/>
    <w:rsid w:val="00C50C4D"/>
    <w:rsid w:val="00C6342F"/>
    <w:rsid w:val="00C73DEF"/>
    <w:rsid w:val="00CA3D72"/>
    <w:rsid w:val="00CA3F80"/>
    <w:rsid w:val="00CA6ADA"/>
    <w:rsid w:val="00CB0ADD"/>
    <w:rsid w:val="00CB72A0"/>
    <w:rsid w:val="00CD70CA"/>
    <w:rsid w:val="00D02BFC"/>
    <w:rsid w:val="00D049A8"/>
    <w:rsid w:val="00D427B5"/>
    <w:rsid w:val="00D46020"/>
    <w:rsid w:val="00D56ADA"/>
    <w:rsid w:val="00D719C0"/>
    <w:rsid w:val="00D76902"/>
    <w:rsid w:val="00DB2B54"/>
    <w:rsid w:val="00DC1BBD"/>
    <w:rsid w:val="00DC5E27"/>
    <w:rsid w:val="00DE0028"/>
    <w:rsid w:val="00E1211A"/>
    <w:rsid w:val="00E208AD"/>
    <w:rsid w:val="00E242BB"/>
    <w:rsid w:val="00E35DD6"/>
    <w:rsid w:val="00E55B08"/>
    <w:rsid w:val="00E72CE9"/>
    <w:rsid w:val="00E76FEB"/>
    <w:rsid w:val="00E90572"/>
    <w:rsid w:val="00E92480"/>
    <w:rsid w:val="00EB2439"/>
    <w:rsid w:val="00ED4CCA"/>
    <w:rsid w:val="00EE1B8A"/>
    <w:rsid w:val="00EF5A4C"/>
    <w:rsid w:val="00F0524E"/>
    <w:rsid w:val="00F067E5"/>
    <w:rsid w:val="00F161E8"/>
    <w:rsid w:val="00F45558"/>
    <w:rsid w:val="00F47B33"/>
    <w:rsid w:val="00F627FB"/>
    <w:rsid w:val="00F74FB0"/>
    <w:rsid w:val="00FA1189"/>
    <w:rsid w:val="00FB0A02"/>
    <w:rsid w:val="00FB57D7"/>
    <w:rsid w:val="00FC0C8C"/>
    <w:rsid w:val="00FC543A"/>
    <w:rsid w:val="00FC67FD"/>
    <w:rsid w:val="00FD3596"/>
    <w:rsid w:val="00FE07C6"/>
    <w:rsid w:val="00FF76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43aeff" stroke="f">
      <v:fill color="#43aeff"/>
      <v:stroke on="f"/>
      <o:extrusion v:ext="view" rotationangle="90"/>
      <v:textbox style="layout-flow:vertical"/>
    </o:shapedefaults>
    <o:shapelayout v:ext="edit">
      <o:idmap v:ext="edit" data="1"/>
    </o:shapelayout>
  </w:shapeDefaults>
  <w:decimalSymbol w:val=","/>
  <w:listSeparator w:val=";"/>
  <w14:docId w14:val="014A76C7"/>
  <w15:docId w15:val="{F48F0D32-C6F3-40F2-9714-10B4AC193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style>
  <w:style w:type="paragraph" w:styleId="Ttulo1">
    <w:name w:val="heading 1"/>
    <w:basedOn w:val="Normal"/>
    <w:next w:val="Normal"/>
    <w:link w:val="Ttulo1Car"/>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nhideWhenUsed/>
    <w:qFormat/>
    <w:rsid w:val="00011674"/>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tulo5">
    <w:name w:val="heading 5"/>
    <w:basedOn w:val="Normal"/>
    <w:next w:val="Normal"/>
    <w:link w:val="Ttulo5C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tulo6">
    <w:name w:val="heading 6"/>
    <w:basedOn w:val="Normal"/>
    <w:next w:val="Normal"/>
    <w:link w:val="Ttulo6C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7D47"/>
    <w:rPr>
      <w:rFonts w:asciiTheme="majorHAnsi" w:eastAsiaTheme="majorEastAsia" w:hAnsiTheme="majorHAnsi" w:cstheme="majorBidi"/>
      <w:b/>
      <w:bCs/>
      <w:sz w:val="28"/>
      <w:szCs w:val="28"/>
    </w:rPr>
  </w:style>
  <w:style w:type="paragraph" w:styleId="TDC1">
    <w:name w:val="toc 1"/>
    <w:basedOn w:val="Normal"/>
    <w:next w:val="Normal"/>
    <w:autoRedefine/>
    <w:uiPriority w:val="39"/>
    <w:unhideWhenUsed/>
    <w:qFormat/>
    <w:rsid w:val="00722923"/>
    <w:pPr>
      <w:spacing w:after="100"/>
    </w:pPr>
  </w:style>
  <w:style w:type="paragraph" w:styleId="Subttulo">
    <w:name w:val="Subtitle"/>
    <w:basedOn w:val="Normal"/>
    <w:next w:val="Normal"/>
    <w:link w:val="SubttuloCar"/>
    <w:uiPriority w:val="11"/>
    <w:qFormat/>
    <w:rsid w:val="00EB24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2439"/>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35474D"/>
    <w:pPr>
      <w:ind w:left="720"/>
      <w:contextualSpacing/>
    </w:pPr>
  </w:style>
  <w:style w:type="paragraph" w:customStyle="1" w:styleId="cuerpo-tfg">
    <w:name w:val="cuerpo - tfg"/>
    <w:basedOn w:val="Normal"/>
    <w:link w:val="cuerpo-tfgCar"/>
    <w:qFormat/>
    <w:rsid w:val="004D08FA"/>
    <w:pPr>
      <w:spacing w:before="100" w:beforeAutospacing="1" w:after="0" w:line="360" w:lineRule="auto"/>
      <w:ind w:firstLine="567"/>
      <w:jc w:val="both"/>
    </w:pPr>
    <w:rPr>
      <w:rFonts w:ascii="Arial" w:hAnsi="Arial" w:cs="Arial"/>
      <w:sz w:val="24"/>
      <w:szCs w:val="24"/>
    </w:rPr>
  </w:style>
  <w:style w:type="paragraph" w:customStyle="1" w:styleId="apartado-tfg">
    <w:name w:val="apartado-tfg"/>
    <w:basedOn w:val="Subttulo"/>
    <w:link w:val="apartado-tfgCar"/>
    <w:qFormat/>
    <w:rsid w:val="00ED4CCA"/>
    <w:pPr>
      <w:numPr>
        <w:numId w:val="1"/>
      </w:numPr>
      <w:spacing w:before="480"/>
      <w:ind w:left="788" w:hanging="431"/>
    </w:pPr>
    <w:rPr>
      <w:b/>
      <w:i w:val="0"/>
      <w:lang w:val="en-US"/>
    </w:rPr>
  </w:style>
  <w:style w:type="character" w:customStyle="1" w:styleId="cuerpo-tfgCar">
    <w:name w:val="cuerpo - tfg Car"/>
    <w:basedOn w:val="Fuentedeprrafopredeter"/>
    <w:link w:val="cuerpo-tfg"/>
    <w:rsid w:val="004D08FA"/>
    <w:rPr>
      <w:rFonts w:ascii="Arial" w:hAnsi="Arial" w:cs="Arial"/>
      <w:sz w:val="24"/>
      <w:szCs w:val="24"/>
    </w:rPr>
  </w:style>
  <w:style w:type="paragraph" w:customStyle="1" w:styleId="subapartados-tfg">
    <w:name w:val="subapartados-tfg"/>
    <w:basedOn w:val="apartado-tfg"/>
    <w:link w:val="subapartados-tfgCar"/>
    <w:qFormat/>
    <w:rsid w:val="00ED4CCA"/>
    <w:pPr>
      <w:numPr>
        <w:ilvl w:val="2"/>
      </w:numPr>
      <w:spacing w:before="120" w:after="120"/>
      <w:ind w:left="794" w:firstLine="0"/>
    </w:pPr>
    <w:rPr>
      <w:b w:val="0"/>
      <w:i/>
    </w:rPr>
  </w:style>
  <w:style w:type="character" w:customStyle="1" w:styleId="apartado-tfgCar">
    <w:name w:val="apartado-tfg Car"/>
    <w:basedOn w:val="SubttuloCar"/>
    <w:link w:val="apartado-tfg"/>
    <w:rsid w:val="00ED4CCA"/>
    <w:rPr>
      <w:rFonts w:asciiTheme="majorHAnsi" w:eastAsiaTheme="majorEastAsia" w:hAnsiTheme="majorHAnsi" w:cstheme="majorBidi"/>
      <w:b/>
      <w:i w:val="0"/>
      <w:iCs/>
      <w:color w:val="4F81BD" w:themeColor="accent1"/>
      <w:spacing w:val="15"/>
      <w:sz w:val="24"/>
      <w:szCs w:val="24"/>
      <w:lang w:val="en-US"/>
    </w:rPr>
  </w:style>
  <w:style w:type="paragraph" w:styleId="Textodeglobo">
    <w:name w:val="Balloon Text"/>
    <w:basedOn w:val="Normal"/>
    <w:link w:val="TextodegloboCar"/>
    <w:uiPriority w:val="99"/>
    <w:semiHidden/>
    <w:unhideWhenUsed/>
    <w:rsid w:val="00995BEA"/>
    <w:pPr>
      <w:spacing w:after="0" w:line="240" w:lineRule="auto"/>
    </w:pPr>
    <w:rPr>
      <w:rFonts w:ascii="Tahoma" w:hAnsi="Tahoma" w:cs="Tahoma"/>
      <w:sz w:val="16"/>
      <w:szCs w:val="16"/>
    </w:rPr>
  </w:style>
  <w:style w:type="character" w:customStyle="1" w:styleId="subapartados-tfgCar">
    <w:name w:val="subapartados-tfg Car"/>
    <w:basedOn w:val="apartado-tfgCar"/>
    <w:link w:val="subapartados-tfg"/>
    <w:rsid w:val="00ED4CCA"/>
    <w:rPr>
      <w:rFonts w:asciiTheme="majorHAnsi" w:eastAsiaTheme="majorEastAsia" w:hAnsiTheme="majorHAnsi" w:cstheme="majorBidi"/>
      <w:b w:val="0"/>
      <w:i/>
      <w:iCs/>
      <w:color w:val="4F81BD" w:themeColor="accent1"/>
      <w:spacing w:val="15"/>
      <w:sz w:val="24"/>
      <w:szCs w:val="24"/>
      <w:lang w:val="en-US"/>
    </w:rPr>
  </w:style>
  <w:style w:type="character" w:customStyle="1" w:styleId="TextodegloboCar">
    <w:name w:val="Texto de globo Car"/>
    <w:basedOn w:val="Fuentedeprrafopredeter"/>
    <w:link w:val="Textodeglobo"/>
    <w:uiPriority w:val="99"/>
    <w:semiHidden/>
    <w:rsid w:val="00995BEA"/>
    <w:rPr>
      <w:rFonts w:ascii="Tahoma" w:hAnsi="Tahoma" w:cs="Tahoma"/>
      <w:sz w:val="16"/>
      <w:szCs w:val="16"/>
    </w:rPr>
  </w:style>
  <w:style w:type="paragraph" w:styleId="Descripcin">
    <w:name w:val="caption"/>
    <w:basedOn w:val="Normal"/>
    <w:next w:val="Normal"/>
    <w:uiPriority w:val="35"/>
    <w:unhideWhenUsed/>
    <w:qFormat/>
    <w:rsid w:val="00CD70CA"/>
    <w:pPr>
      <w:spacing w:line="240" w:lineRule="auto"/>
      <w:jc w:val="center"/>
    </w:pPr>
    <w:rPr>
      <w:b/>
      <w:bCs/>
      <w:color w:val="000000" w:themeColor="text1"/>
      <w:sz w:val="18"/>
      <w:szCs w:val="18"/>
    </w:rPr>
  </w:style>
  <w:style w:type="table" w:styleId="Tablaconcuadrcula">
    <w:name w:val="Table Grid"/>
    <w:basedOn w:val="Tablanormal"/>
    <w:uiPriority w:val="59"/>
    <w:rsid w:val="000D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0D2F4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ormula-tfg">
    <w:name w:val="formula-tfg"/>
    <w:basedOn w:val="cuerpo-tfg"/>
    <w:link w:val="formula-tfgCar"/>
    <w:qFormat/>
    <w:rsid w:val="00AA1A88"/>
    <w:pPr>
      <w:spacing w:line="240" w:lineRule="auto"/>
      <w:ind w:left="567" w:firstLine="0"/>
      <w:jc w:val="center"/>
    </w:pPr>
    <w:rPr>
      <w:color w:val="222222"/>
      <w:sz w:val="22"/>
      <w:szCs w:val="22"/>
      <w:shd w:val="clear" w:color="auto" w:fill="FFFFFF"/>
    </w:rPr>
  </w:style>
  <w:style w:type="character" w:customStyle="1" w:styleId="formula-tfgCar">
    <w:name w:val="formula-tfg Car"/>
    <w:basedOn w:val="cuerpo-tfgCar"/>
    <w:link w:val="formula-tfg"/>
    <w:rsid w:val="00AA1A88"/>
    <w:rPr>
      <w:rFonts w:ascii="Arial" w:hAnsi="Arial" w:cs="Arial"/>
      <w:noProof/>
      <w:color w:val="222222"/>
      <w:sz w:val="24"/>
      <w:szCs w:val="24"/>
      <w:lang w:val="en-US"/>
    </w:rPr>
  </w:style>
  <w:style w:type="paragraph" w:styleId="Encabezado">
    <w:name w:val="header"/>
    <w:basedOn w:val="Normal"/>
    <w:link w:val="EncabezadoCar"/>
    <w:uiPriority w:val="99"/>
    <w:unhideWhenUsed/>
    <w:rsid w:val="00A705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05E5"/>
  </w:style>
  <w:style w:type="paragraph" w:styleId="Piedepgina">
    <w:name w:val="footer"/>
    <w:basedOn w:val="Normal"/>
    <w:link w:val="PiedepginaCar"/>
    <w:uiPriority w:val="99"/>
    <w:unhideWhenUsed/>
    <w:rsid w:val="00A705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05E5"/>
  </w:style>
  <w:style w:type="paragraph" w:styleId="TtuloTDC">
    <w:name w:val="TOC Heading"/>
    <w:basedOn w:val="Ttulo1"/>
    <w:next w:val="Normal"/>
    <w:uiPriority w:val="39"/>
    <w:unhideWhenUsed/>
    <w:qFormat/>
    <w:rsid w:val="00E208AD"/>
    <w:pPr>
      <w:outlineLvl w:val="9"/>
    </w:pPr>
  </w:style>
  <w:style w:type="character" w:styleId="Hipervnculo">
    <w:name w:val="Hyperlink"/>
    <w:basedOn w:val="Fuentedeprrafopredeter"/>
    <w:uiPriority w:val="99"/>
    <w:unhideWhenUsed/>
    <w:rsid w:val="00E208AD"/>
    <w:rPr>
      <w:color w:val="0000FF" w:themeColor="hyperlink"/>
      <w:u w:val="single"/>
    </w:rPr>
  </w:style>
  <w:style w:type="paragraph" w:customStyle="1" w:styleId="tit1">
    <w:name w:val="tit1"/>
    <w:basedOn w:val="Ttulo1"/>
    <w:next w:val="Ttulo1"/>
    <w:link w:val="tit1Car"/>
    <w:qFormat/>
    <w:rsid w:val="00E208AD"/>
    <w:pPr>
      <w:numPr>
        <w:numId w:val="1"/>
      </w:numPr>
    </w:pPr>
    <w:rPr>
      <w:rFonts w:ascii="Arial" w:hAnsi="Arial" w:cs="Arial"/>
      <w:noProof/>
      <w:lang w:val="es-ES_tradnl"/>
    </w:rPr>
  </w:style>
  <w:style w:type="paragraph" w:customStyle="1" w:styleId="tit2">
    <w:name w:val="tit2"/>
    <w:basedOn w:val="apartado-tfg"/>
    <w:next w:val="Ttulo2"/>
    <w:link w:val="tit2Car"/>
    <w:qFormat/>
    <w:rsid w:val="00E208AD"/>
    <w:rPr>
      <w:color w:val="auto"/>
    </w:rPr>
  </w:style>
  <w:style w:type="character" w:customStyle="1" w:styleId="tit1Car">
    <w:name w:val="tit1 Car"/>
    <w:basedOn w:val="Ttulo1Car"/>
    <w:link w:val="tit1"/>
    <w:rsid w:val="00E208AD"/>
    <w:rPr>
      <w:rFonts w:ascii="Arial" w:eastAsiaTheme="majorEastAsia" w:hAnsi="Arial" w:cs="Arial"/>
      <w:b/>
      <w:bCs/>
      <w:noProof/>
      <w:sz w:val="28"/>
      <w:szCs w:val="28"/>
      <w:lang w:val="es-ES_tradnl"/>
    </w:rPr>
  </w:style>
  <w:style w:type="paragraph" w:customStyle="1" w:styleId="tit3">
    <w:name w:val="tit3"/>
    <w:basedOn w:val="subapartados-tfg"/>
    <w:next w:val="Ttulo3"/>
    <w:link w:val="tit3Car"/>
    <w:qFormat/>
    <w:rsid w:val="00E208AD"/>
    <w:rPr>
      <w:color w:val="auto"/>
    </w:rPr>
  </w:style>
  <w:style w:type="character" w:customStyle="1" w:styleId="tit2Car">
    <w:name w:val="tit2 Car"/>
    <w:basedOn w:val="apartado-tfgCar"/>
    <w:link w:val="tit2"/>
    <w:rsid w:val="00E208AD"/>
    <w:rPr>
      <w:rFonts w:asciiTheme="majorHAnsi" w:eastAsiaTheme="majorEastAsia" w:hAnsiTheme="majorHAnsi" w:cstheme="majorBidi"/>
      <w:b/>
      <w:i w:val="0"/>
      <w:iCs/>
      <w:color w:val="4F81BD" w:themeColor="accent1"/>
      <w:spacing w:val="15"/>
      <w:sz w:val="24"/>
      <w:szCs w:val="24"/>
      <w:lang w:val="en-US"/>
    </w:rPr>
  </w:style>
  <w:style w:type="paragraph" w:styleId="TDC2">
    <w:name w:val="toc 2"/>
    <w:basedOn w:val="Normal"/>
    <w:next w:val="Normal"/>
    <w:autoRedefine/>
    <w:uiPriority w:val="39"/>
    <w:unhideWhenUsed/>
    <w:qFormat/>
    <w:rsid w:val="00651626"/>
    <w:pPr>
      <w:tabs>
        <w:tab w:val="left" w:pos="880"/>
        <w:tab w:val="right" w:leader="dot" w:pos="9060"/>
      </w:tabs>
      <w:spacing w:after="100" w:line="240" w:lineRule="auto"/>
      <w:jc w:val="both"/>
    </w:pPr>
    <w:rPr>
      <w:rFonts w:eastAsiaTheme="minorEastAsia"/>
    </w:rPr>
  </w:style>
  <w:style w:type="character" w:customStyle="1" w:styleId="tit3Car">
    <w:name w:val="tit3 Car"/>
    <w:basedOn w:val="subapartados-tfgCar"/>
    <w:link w:val="tit3"/>
    <w:rsid w:val="00E208AD"/>
    <w:rPr>
      <w:rFonts w:asciiTheme="majorHAnsi" w:eastAsiaTheme="majorEastAsia" w:hAnsiTheme="majorHAnsi" w:cstheme="majorBidi"/>
      <w:b w:val="0"/>
      <w:i/>
      <w:iCs/>
      <w:color w:val="4F81BD" w:themeColor="accent1"/>
      <w:spacing w:val="15"/>
      <w:sz w:val="24"/>
      <w:szCs w:val="24"/>
      <w:lang w:val="en-US"/>
    </w:rPr>
  </w:style>
  <w:style w:type="paragraph" w:styleId="TDC3">
    <w:name w:val="toc 3"/>
    <w:basedOn w:val="Normal"/>
    <w:next w:val="Normal"/>
    <w:autoRedefine/>
    <w:uiPriority w:val="39"/>
    <w:unhideWhenUsed/>
    <w:qFormat/>
    <w:rsid w:val="00AA4FB4"/>
    <w:pPr>
      <w:spacing w:after="100"/>
      <w:ind w:left="440"/>
    </w:pPr>
    <w:rPr>
      <w:rFonts w:eastAsiaTheme="minorEastAsia"/>
    </w:rPr>
  </w:style>
  <w:style w:type="character" w:customStyle="1" w:styleId="Ttulo2Car">
    <w:name w:val="Título 2 Car"/>
    <w:basedOn w:val="Fuentedeprrafopredeter"/>
    <w:link w:val="Ttulo2"/>
    <w:uiPriority w:val="9"/>
    <w:rsid w:val="00011674"/>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rsid w:val="00011674"/>
    <w:rPr>
      <w:rFonts w:asciiTheme="majorHAnsi" w:eastAsiaTheme="majorEastAsia" w:hAnsiTheme="majorHAnsi" w:cstheme="majorBidi"/>
      <w:b/>
      <w:bCs/>
    </w:rPr>
  </w:style>
  <w:style w:type="paragraph" w:styleId="Bibliografa">
    <w:name w:val="Bibliography"/>
    <w:basedOn w:val="Normal"/>
    <w:next w:val="Normal"/>
    <w:uiPriority w:val="37"/>
    <w:unhideWhenUsed/>
    <w:rsid w:val="003A47F4"/>
  </w:style>
  <w:style w:type="paragraph" w:styleId="Textonotaalfinal">
    <w:name w:val="endnote text"/>
    <w:basedOn w:val="Normal"/>
    <w:link w:val="TextonotaalfinalCar"/>
    <w:uiPriority w:val="99"/>
    <w:semiHidden/>
    <w:unhideWhenUsed/>
    <w:rsid w:val="00CA6AD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6ADA"/>
    <w:rPr>
      <w:sz w:val="20"/>
      <w:szCs w:val="20"/>
    </w:rPr>
  </w:style>
  <w:style w:type="character" w:styleId="Refdenotaalfinal">
    <w:name w:val="endnote reference"/>
    <w:basedOn w:val="Fuentedeprrafopredeter"/>
    <w:uiPriority w:val="99"/>
    <w:semiHidden/>
    <w:unhideWhenUsed/>
    <w:rsid w:val="00CA6ADA"/>
    <w:rPr>
      <w:vertAlign w:val="superscript"/>
    </w:rPr>
  </w:style>
  <w:style w:type="character" w:customStyle="1" w:styleId="Ttulo4Car">
    <w:name w:val="Título 4 Car"/>
    <w:basedOn w:val="Fuentedeprrafopredeter"/>
    <w:link w:val="Ttulo4"/>
    <w:rsid w:val="00C32F95"/>
    <w:rPr>
      <w:rFonts w:ascii="Arial" w:eastAsia="Times New Roman" w:hAnsi="Arial" w:cs="Times New Roman"/>
      <w:sz w:val="32"/>
      <w:szCs w:val="20"/>
      <w:lang w:eastAsia="es-ES"/>
    </w:rPr>
  </w:style>
  <w:style w:type="character" w:customStyle="1" w:styleId="Ttulo5Car">
    <w:name w:val="Título 5 Car"/>
    <w:basedOn w:val="Fuentedeprrafopredeter"/>
    <w:link w:val="Ttulo5"/>
    <w:rsid w:val="00C32F95"/>
    <w:rPr>
      <w:rFonts w:ascii="Arial" w:eastAsia="Times New Roman" w:hAnsi="Arial" w:cs="Times New Roman"/>
      <w:b/>
      <w:sz w:val="32"/>
      <w:szCs w:val="20"/>
      <w:u w:val="single"/>
      <w:lang w:eastAsia="es-ES"/>
    </w:rPr>
  </w:style>
  <w:style w:type="character" w:customStyle="1" w:styleId="Ttulo6Car">
    <w:name w:val="Título 6 Car"/>
    <w:basedOn w:val="Fuentedeprrafopredeter"/>
    <w:link w:val="Ttulo6"/>
    <w:rsid w:val="00C32F95"/>
    <w:rPr>
      <w:rFonts w:ascii="NewBskvll BT" w:eastAsia="Times New Roman" w:hAnsi="NewBskvll BT" w:cs="Times New Roman"/>
      <w:smallCaps/>
      <w:sz w:val="28"/>
      <w:szCs w:val="20"/>
      <w:lang w:eastAsia="es-ES"/>
    </w:rPr>
  </w:style>
  <w:style w:type="paragraph" w:styleId="Textoindependiente">
    <w:name w:val="Body Text"/>
    <w:basedOn w:val="Normal"/>
    <w:link w:val="TextoindependienteCar"/>
    <w:rsid w:val="00C32F95"/>
    <w:pPr>
      <w:spacing w:after="0" w:line="240" w:lineRule="auto"/>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C32F95"/>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rsid w:val="00C32F95"/>
    <w:pPr>
      <w:spacing w:after="0" w:line="240" w:lineRule="auto"/>
      <w:jc w:val="center"/>
    </w:pPr>
    <w:rPr>
      <w:rFonts w:ascii="Arial" w:eastAsia="Times New Roman" w:hAnsi="Arial" w:cs="Times New Roman"/>
      <w:smallCaps/>
      <w:sz w:val="52"/>
      <w:szCs w:val="20"/>
      <w:lang w:eastAsia="es-ES"/>
    </w:rPr>
  </w:style>
  <w:style w:type="character" w:customStyle="1" w:styleId="Textoindependiente2Car">
    <w:name w:val="Texto independiente 2 Car"/>
    <w:basedOn w:val="Fuentedeprrafopredeter"/>
    <w:link w:val="Textoindependiente2"/>
    <w:rsid w:val="00C32F95"/>
    <w:rPr>
      <w:rFonts w:ascii="Arial" w:eastAsia="Times New Roman" w:hAnsi="Arial" w:cs="Times New Roman"/>
      <w:smallCaps/>
      <w:sz w:val="52"/>
      <w:szCs w:val="20"/>
      <w:lang w:eastAsia="es-ES"/>
    </w:rPr>
  </w:style>
  <w:style w:type="paragraph" w:styleId="Sinespaciado">
    <w:name w:val="No Spacing"/>
    <w:uiPriority w:val="1"/>
    <w:qFormat/>
    <w:rsid w:val="00C32F95"/>
    <w:pPr>
      <w:spacing w:after="0" w:line="240" w:lineRule="auto"/>
    </w:pPr>
  </w:style>
  <w:style w:type="character" w:styleId="Refdecomentario">
    <w:name w:val="annotation reference"/>
    <w:basedOn w:val="Fuentedeprrafopredeter"/>
    <w:uiPriority w:val="99"/>
    <w:semiHidden/>
    <w:unhideWhenUsed/>
    <w:rsid w:val="00593B87"/>
    <w:rPr>
      <w:sz w:val="16"/>
      <w:szCs w:val="16"/>
    </w:rPr>
  </w:style>
  <w:style w:type="paragraph" w:styleId="Textocomentario">
    <w:name w:val="annotation text"/>
    <w:basedOn w:val="Normal"/>
    <w:link w:val="TextocomentarioCar"/>
    <w:uiPriority w:val="99"/>
    <w:unhideWhenUsed/>
    <w:rsid w:val="00593B87"/>
    <w:pPr>
      <w:spacing w:line="240" w:lineRule="auto"/>
    </w:pPr>
    <w:rPr>
      <w:sz w:val="20"/>
      <w:szCs w:val="20"/>
    </w:rPr>
  </w:style>
  <w:style w:type="character" w:customStyle="1" w:styleId="TextocomentarioCar">
    <w:name w:val="Texto comentario Car"/>
    <w:basedOn w:val="Fuentedeprrafopredeter"/>
    <w:link w:val="Textocomentario"/>
    <w:uiPriority w:val="99"/>
    <w:rsid w:val="00593B87"/>
    <w:rPr>
      <w:sz w:val="20"/>
      <w:szCs w:val="20"/>
    </w:rPr>
  </w:style>
  <w:style w:type="paragraph" w:styleId="Asuntodelcomentario">
    <w:name w:val="annotation subject"/>
    <w:basedOn w:val="Textocomentario"/>
    <w:next w:val="Textocomentario"/>
    <w:link w:val="AsuntodelcomentarioCar"/>
    <w:uiPriority w:val="99"/>
    <w:semiHidden/>
    <w:unhideWhenUsed/>
    <w:rsid w:val="00593B87"/>
    <w:rPr>
      <w:b/>
      <w:bCs/>
    </w:rPr>
  </w:style>
  <w:style w:type="character" w:customStyle="1" w:styleId="AsuntodelcomentarioCar">
    <w:name w:val="Asunto del comentario Car"/>
    <w:basedOn w:val="TextocomentarioCar"/>
    <w:link w:val="Asuntodelcomentario"/>
    <w:uiPriority w:val="99"/>
    <w:semiHidden/>
    <w:rsid w:val="00593B87"/>
    <w:rPr>
      <w:b/>
      <w:bCs/>
      <w:sz w:val="20"/>
      <w:szCs w:val="20"/>
    </w:rPr>
  </w:style>
  <w:style w:type="character" w:styleId="Mencinsinresolver">
    <w:name w:val="Unresolved Mention"/>
    <w:basedOn w:val="Fuentedeprrafopredeter"/>
    <w:uiPriority w:val="99"/>
    <w:semiHidden/>
    <w:unhideWhenUsed/>
    <w:rsid w:val="00F067E5"/>
    <w:rPr>
      <w:color w:val="605E5C"/>
      <w:shd w:val="clear" w:color="auto" w:fill="E1DFDD"/>
    </w:rPr>
  </w:style>
  <w:style w:type="paragraph" w:styleId="Tabladeilustraciones">
    <w:name w:val="table of figures"/>
    <w:basedOn w:val="Normal"/>
    <w:next w:val="Normal"/>
    <w:uiPriority w:val="99"/>
    <w:unhideWhenUsed/>
    <w:rsid w:val="00A272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17716">
      <w:bodyDiv w:val="1"/>
      <w:marLeft w:val="0"/>
      <w:marRight w:val="0"/>
      <w:marTop w:val="0"/>
      <w:marBottom w:val="0"/>
      <w:divBdr>
        <w:top w:val="none" w:sz="0" w:space="0" w:color="auto"/>
        <w:left w:val="none" w:sz="0" w:space="0" w:color="auto"/>
        <w:bottom w:val="none" w:sz="0" w:space="0" w:color="auto"/>
        <w:right w:val="none" w:sz="0" w:space="0" w:color="auto"/>
      </w:divBdr>
    </w:div>
    <w:div w:id="722682427">
      <w:bodyDiv w:val="1"/>
      <w:marLeft w:val="0"/>
      <w:marRight w:val="0"/>
      <w:marTop w:val="0"/>
      <w:marBottom w:val="0"/>
      <w:divBdr>
        <w:top w:val="none" w:sz="0" w:space="0" w:color="auto"/>
        <w:left w:val="none" w:sz="0" w:space="0" w:color="auto"/>
        <w:bottom w:val="none" w:sz="0" w:space="0" w:color="auto"/>
        <w:right w:val="none" w:sz="0" w:space="0" w:color="auto"/>
      </w:divBdr>
    </w:div>
    <w:div w:id="901911342">
      <w:bodyDiv w:val="1"/>
      <w:marLeft w:val="0"/>
      <w:marRight w:val="0"/>
      <w:marTop w:val="0"/>
      <w:marBottom w:val="0"/>
      <w:divBdr>
        <w:top w:val="none" w:sz="0" w:space="0" w:color="auto"/>
        <w:left w:val="none" w:sz="0" w:space="0" w:color="auto"/>
        <w:bottom w:val="none" w:sz="0" w:space="0" w:color="auto"/>
        <w:right w:val="none" w:sz="0" w:space="0" w:color="auto"/>
      </w:divBdr>
    </w:div>
    <w:div w:id="904684868">
      <w:bodyDiv w:val="1"/>
      <w:marLeft w:val="0"/>
      <w:marRight w:val="0"/>
      <w:marTop w:val="0"/>
      <w:marBottom w:val="0"/>
      <w:divBdr>
        <w:top w:val="none" w:sz="0" w:space="0" w:color="auto"/>
        <w:left w:val="none" w:sz="0" w:space="0" w:color="auto"/>
        <w:bottom w:val="none" w:sz="0" w:space="0" w:color="auto"/>
        <w:right w:val="none" w:sz="0" w:space="0" w:color="auto"/>
      </w:divBdr>
    </w:div>
    <w:div w:id="1063288430">
      <w:bodyDiv w:val="1"/>
      <w:marLeft w:val="0"/>
      <w:marRight w:val="0"/>
      <w:marTop w:val="0"/>
      <w:marBottom w:val="0"/>
      <w:divBdr>
        <w:top w:val="none" w:sz="0" w:space="0" w:color="auto"/>
        <w:left w:val="none" w:sz="0" w:space="0" w:color="auto"/>
        <w:bottom w:val="none" w:sz="0" w:space="0" w:color="auto"/>
        <w:right w:val="none" w:sz="0" w:space="0" w:color="auto"/>
      </w:divBdr>
    </w:div>
    <w:div w:id="112515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istemas\Desktop\ADSON%20PESSOAL\tfm-uja-flutter\doc\tfm.docx" TargetMode="External"/><Relationship Id="rId21" Type="http://schemas.openxmlformats.org/officeDocument/2006/relationships/hyperlink" Target="file:///C:\Users\sistemas\Desktop\ADSON%20PESSOAL\tfm-uja-flutter\doc\tfm.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gs.statcounter.com/press/android-overtakes-windows-for-first-time" TargetMode="External"/><Relationship Id="rId68" Type="http://schemas.openxmlformats.org/officeDocument/2006/relationships/hyperlink" Target="https://phonegap.com/" TargetMode="External"/><Relationship Id="rId84" Type="http://schemas.openxmlformats.org/officeDocument/2006/relationships/header" Target="header1.xml"/><Relationship Id="rId16" Type="http://schemas.openxmlformats.org/officeDocument/2006/relationships/hyperlink" Target="file:///C:\Users\sistemas\Desktop\ADSON%20PESSOAL\tfm-uja-flutter\doc\tfm.docx" TargetMode="External"/><Relationship Id="rId11" Type="http://schemas.microsoft.com/office/2016/09/relationships/commentsIds" Target="commentsIds.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3.jpeg"/><Relationship Id="rId58" Type="http://schemas.openxmlformats.org/officeDocument/2006/relationships/image" Target="media/image27.png"/><Relationship Id="rId74" Type="http://schemas.openxmlformats.org/officeDocument/2006/relationships/hyperlink" Target="https://flutter.dev/docs/get-started/codelab" TargetMode="External"/><Relationship Id="rId79" Type="http://schemas.openxmlformats.org/officeDocument/2006/relationships/hyperlink" Target="https://flutter.dev/docs/get-started/test-drive" TargetMode="External"/><Relationship Id="rId5" Type="http://schemas.openxmlformats.org/officeDocument/2006/relationships/webSettings" Target="webSettings.xml"/><Relationship Id="rId19" Type="http://schemas.openxmlformats.org/officeDocument/2006/relationships/hyperlink" Target="file:///C:\Users\sistemas\Desktop\ADSON%20PESSOAL\tfm-uja-flutter\doc\tfm.docx" TargetMode="External"/><Relationship Id="rId14" Type="http://schemas.openxmlformats.org/officeDocument/2006/relationships/hyperlink" Target="file:///C:\Users\sistemas\Desktop\ADSON%20PESSOAL\tfm-uja-flutter\doc\tfm.docx" TargetMode="External"/><Relationship Id="rId22" Type="http://schemas.openxmlformats.org/officeDocument/2006/relationships/hyperlink" Target="file:///C:\Users\sistemas\Desktop\ADSON%20PESSOAL\tfm-uja-flutter\doc\tfm.docx" TargetMode="External"/><Relationship Id="rId27" Type="http://schemas.openxmlformats.org/officeDocument/2006/relationships/hyperlink" Target="file:///C:\Users\sistemas\Desktop\ADSON%20PESSOAL\tfm-uja-flutter\doc\tfm.docx" TargetMode="External"/><Relationship Id="rId30" Type="http://schemas.openxmlformats.org/officeDocument/2006/relationships/hyperlink" Target="file:///C:\Users\sistemas\Desktop\ADSON%20PESSOAL\tfm-uja-flutter\doc\tfm.docx" TargetMode="External"/><Relationship Id="rId35" Type="http://schemas.openxmlformats.org/officeDocument/2006/relationships/image" Target="media/image6.jfif"/><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hyperlink" Target="https://gs.statcounter.com/os-market-share" TargetMode="External"/><Relationship Id="rId69" Type="http://schemas.openxmlformats.org/officeDocument/2006/relationships/hyperlink" Target="https://www.appcelerator.com/Titanium/" TargetMode="External"/><Relationship Id="rId77" Type="http://schemas.openxmlformats.org/officeDocument/2006/relationships/hyperlink" Target="https://trends.google.es/trends/explore?date=2018-01-01%202021-01-01&amp;q=%2Fg%2F11f03_rzbg" TargetMode="External"/><Relationship Id="rId8" Type="http://schemas.openxmlformats.org/officeDocument/2006/relationships/image" Target="media/image1.jpeg"/><Relationship Id="rId51" Type="http://schemas.openxmlformats.org/officeDocument/2006/relationships/image" Target="media/image21.jpeg"/><Relationship Id="rId72" Type="http://schemas.openxmlformats.org/officeDocument/2006/relationships/hyperlink" Target="https://skia.org/" TargetMode="External"/><Relationship Id="rId80" Type="http://schemas.openxmlformats.org/officeDocument/2006/relationships/hyperlink" Target="https://flutter.dev/showcase" TargetMode="External"/><Relationship Id="rId85" Type="http://schemas.openxmlformats.org/officeDocument/2006/relationships/footer" Target="foot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file:///C:\Users\sistemas\Desktop\ADSON%20PESSOAL\tfm-uja-flutter\doc\tfm.docx" TargetMode="External"/><Relationship Id="rId25" Type="http://schemas.openxmlformats.org/officeDocument/2006/relationships/hyperlink" Target="file:///C:\Users\sistemas\Desktop\ADSON%20PESSOAL\tfm-uja-flutter\doc\tfm.docx" TargetMode="External"/><Relationship Id="rId33" Type="http://schemas.openxmlformats.org/officeDocument/2006/relationships/image" Target="media/image4.png"/><Relationship Id="rId38" Type="http://schemas.openxmlformats.org/officeDocument/2006/relationships/image" Target="media/image9.jpeg"/><Relationship Id="rId46" Type="http://schemas.openxmlformats.org/officeDocument/2006/relationships/image" Target="media/image16.png"/><Relationship Id="rId59" Type="http://schemas.openxmlformats.org/officeDocument/2006/relationships/image" Target="media/image28.png"/><Relationship Id="rId67" Type="http://schemas.openxmlformats.org/officeDocument/2006/relationships/hyperlink" Target="https://dotnet.microsoft.com/learn/xamarin/what-is-xamarin" TargetMode="External"/><Relationship Id="rId20" Type="http://schemas.openxmlformats.org/officeDocument/2006/relationships/hyperlink" Target="file:///C:\Users\sistemas\Desktop\ADSON%20PESSOAL\tfm-uja-flutter\doc\tfm.docx" TargetMode="External"/><Relationship Id="rId41" Type="http://schemas.openxmlformats.org/officeDocument/2006/relationships/image" Target="media/image10.jpeg"/><Relationship Id="rId54" Type="http://schemas.openxmlformats.org/officeDocument/2006/relationships/image" Target="media/image24.png"/><Relationship Id="rId62" Type="http://schemas.openxmlformats.org/officeDocument/2006/relationships/hyperlink" Target="https://www.puromarketing.com/12/10750/google-apple-consolidan-dominio-mercado-smartphones.html" TargetMode="External"/><Relationship Id="rId70" Type="http://schemas.openxmlformats.org/officeDocument/2006/relationships/hyperlink" Target="https://github.com/facebook/react-native" TargetMode="External"/><Relationship Id="rId75" Type="http://schemas.openxmlformats.org/officeDocument/2006/relationships/hyperlink" Target="https://flutter.dev/docs/development/tools/hot-reload" TargetMode="External"/><Relationship Id="rId83" Type="http://schemas.openxmlformats.org/officeDocument/2006/relationships/hyperlink" Target="https://flutter.dev/doc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istemas\Desktop\ADSON%20PESSOAL\tfm-uja-flutter\doc\tfm.docx" TargetMode="External"/><Relationship Id="rId23" Type="http://schemas.openxmlformats.org/officeDocument/2006/relationships/hyperlink" Target="file:///C:\Users\sistemas\Desktop\ADSON%20PESSOAL\tfm-uja-flutter\doc\tfm.docx" TargetMode="External"/><Relationship Id="rId28" Type="http://schemas.openxmlformats.org/officeDocument/2006/relationships/hyperlink" Target="file:///C:\Users\sistemas\Desktop\ADSON%20PESSOAL\tfm-uja-flutter\doc\tfm.docx"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6.png"/><Relationship Id="rId10" Type="http://schemas.microsoft.com/office/2011/relationships/commentsExtended" Target="commentsExtended.xml"/><Relationship Id="rId31" Type="http://schemas.openxmlformats.org/officeDocument/2006/relationships/image" Target="media/image2.png"/><Relationship Id="rId44" Type="http://schemas.openxmlformats.org/officeDocument/2006/relationships/image" Target="media/image14.jpg"/><Relationship Id="rId52" Type="http://schemas.openxmlformats.org/officeDocument/2006/relationships/image" Target="media/image22.png"/><Relationship Id="rId60" Type="http://schemas.openxmlformats.org/officeDocument/2006/relationships/hyperlink" Target="https://www.quora.com/What-factors-led-to-the-bursting-of-the-Internet-bubble-of-the-late-1990s" TargetMode="External"/><Relationship Id="rId65" Type="http://schemas.openxmlformats.org/officeDocument/2006/relationships/hyperlink" Target="https://www.bcg.com/publications/2014/telecommunications-technology-digital-mobile-internet-economy-europe" TargetMode="External"/><Relationship Id="rId73" Type="http://schemas.openxmlformats.org/officeDocument/2006/relationships/hyperlink" Target="https://jaxenter.com/poll-results-dart-word-2019-154779.html" TargetMode="External"/><Relationship Id="rId78" Type="http://schemas.openxmlformats.org/officeDocument/2006/relationships/hyperlink" Target="https://flutter.dev/docs/development/ui/widgets-intro" TargetMode="External"/><Relationship Id="rId81" Type="http://schemas.openxmlformats.org/officeDocument/2006/relationships/hyperlink" Target="https://flutter.dev/docs/get-started/install"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file:///C:\Users\sistemas\Desktop\ADSON%20PESSOAL\tfm-uja-flutter\doc\tfm.docx" TargetMode="External"/><Relationship Id="rId18" Type="http://schemas.openxmlformats.org/officeDocument/2006/relationships/hyperlink" Target="file:///C:\Users\sistemas\Desktop\ADSON%20PESSOAL\tfm-uja-flutter\doc\tfm.docx" TargetMode="External"/><Relationship Id="rId39" Type="http://schemas.openxmlformats.org/officeDocument/2006/relationships/image" Target="media/image10.png"/><Relationship Id="rId34" Type="http://schemas.openxmlformats.org/officeDocument/2006/relationships/image" Target="media/image5.jpeg"/><Relationship Id="rId50" Type="http://schemas.openxmlformats.org/officeDocument/2006/relationships/image" Target="media/image20.png"/><Relationship Id="rId55" Type="http://schemas.openxmlformats.org/officeDocument/2006/relationships/image" Target="media/image23.png"/><Relationship Id="rId76" Type="http://schemas.openxmlformats.org/officeDocument/2006/relationships/hyperlink" Target="https://dart.dev/codelabs" TargetMode="External"/><Relationship Id="rId7" Type="http://schemas.openxmlformats.org/officeDocument/2006/relationships/endnotes" Target="endnotes.xml"/><Relationship Id="rId71" Type="http://schemas.openxmlformats.org/officeDocument/2006/relationships/hyperlink" Target="https://flutter.dev/" TargetMode="External"/><Relationship Id="rId2" Type="http://schemas.openxmlformats.org/officeDocument/2006/relationships/numbering" Target="numbering.xml"/><Relationship Id="rId29" Type="http://schemas.openxmlformats.org/officeDocument/2006/relationships/hyperlink" Target="file:///C:\Users\sistemas\Desktop\ADSON%20PESSOAL\tfm-uja-flutter\doc\tfm.docx" TargetMode="External"/><Relationship Id="rId24" Type="http://schemas.openxmlformats.org/officeDocument/2006/relationships/hyperlink" Target="file:///C:\Users\sistemas\Desktop\ADSON%20PESSOAL\tfm-uja-flutter\doc\tfm.docx" TargetMode="Externa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hyperlink" Target="https://wearesocial.com/blog/2020/01/digital-2020-3-8-billion-people-use-social-media" TargetMode="External"/><Relationship Id="rId87" Type="http://schemas.microsoft.com/office/2011/relationships/people" Target="people.xml"/><Relationship Id="rId61" Type="http://schemas.openxmlformats.org/officeDocument/2006/relationships/hyperlink" Target="https://www.netstar.co.uk/mobile-phones-years/" TargetMode="External"/><Relationship Id="rId82" Type="http://schemas.openxmlformats.org/officeDocument/2006/relationships/hyperlink" Target="https://flutter.dev/docs/get-started/flutter-for/android-dev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Vel09</b:Tag>
    <b:SourceType>Book</b:SourceType>
    <b:Guid>{1E2E63EA-F83C-4652-8236-6DC48AC3CE63}</b:Guid>
    <b:Author>
      <b:Author>
        <b:NameList>
          <b:Person>
            <b:Last>Velasco</b:Last>
            <b:First>Jaime</b:First>
            <b:Middle>González</b:Middle>
          </b:Person>
        </b:NameList>
      </b:Author>
    </b:Author>
    <b:Title>Energías renovables</b:Title>
    <b:Year>2009</b:Year>
    <b:Publisher>Editorial Reverte</b:Publisher>
    <b:RefOrder>1</b:RefOrder>
  </b:Source>
  <b:Source>
    <b:Tag>Yoc12</b:Tag>
    <b:SourceType>Book</b:SourceType>
    <b:Guid>{31018B68-7B75-4606-BC3B-27E64D895FF7}</b:Guid>
    <b:Author>
      <b:Author>
        <b:NameList>
          <b:Person>
            <b:Last>Benkler</b:Last>
            <b:First>Yochai</b:First>
          </b:Person>
        </b:NameList>
      </b:Author>
    </b:Author>
    <b:Title>El Pingüino y el Leviatán: Por qué la cooperación es nuestra arma más valiosa para mejorar el bienestar de la sociedad</b:Title>
    <b:Year>2012</b:Year>
    <b:RefOrder>2</b:RefOrder>
  </b:Source>
</b:Sources>
</file>

<file path=customXml/itemProps1.xml><?xml version="1.0" encoding="utf-8"?>
<ds:datastoreItem xmlns:ds="http://schemas.openxmlformats.org/officeDocument/2006/customXml" ds:itemID="{75A6907F-9981-424C-9B93-BDA270DEA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4277</TotalTime>
  <Pages>33</Pages>
  <Words>7269</Words>
  <Characters>39982</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BecaEPS</dc:creator>
  <cp:lastModifiedBy>Víctor Rivas</cp:lastModifiedBy>
  <cp:revision>67</cp:revision>
  <cp:lastPrinted>2013-07-18T08:18:00Z</cp:lastPrinted>
  <dcterms:created xsi:type="dcterms:W3CDTF">2020-11-12T14:21:00Z</dcterms:created>
  <dcterms:modified xsi:type="dcterms:W3CDTF">2021-01-27T09:45:00Z</dcterms:modified>
</cp:coreProperties>
</file>